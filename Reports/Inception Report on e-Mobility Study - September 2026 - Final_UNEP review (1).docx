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CB89F" w14:textId="77777777" w:rsidR="00612A99" w:rsidRDefault="00260BE9">
      <w:pPr>
        <w:jc w:val="both"/>
        <w:rPr>
          <w:rFonts w:ascii="Arial" w:eastAsia="Arial" w:hAnsi="Arial" w:cs="Arial"/>
          <w:b/>
          <w:bCs/>
          <w:sz w:val="24"/>
          <w:szCs w:val="24"/>
        </w:rPr>
        <w:sectPr w:rsidR="00612A99">
          <w:footerReference w:type="default" r:id="rId9"/>
          <w:pgSz w:w="12240" w:h="15840"/>
          <w:pgMar w:top="990" w:right="1440" w:bottom="1440" w:left="1440" w:header="720" w:footer="720" w:gutter="0"/>
          <w:pgNumType w:start="0"/>
          <w:cols w:space="720"/>
          <w:titlePg/>
        </w:sectPr>
      </w:pPr>
      <w:r>
        <w:rPr>
          <w:rFonts w:ascii="Arial" w:eastAsia="Arial" w:hAnsi="Arial" w:cs="Arial"/>
          <w:b/>
          <w:bCs/>
          <w:noProof/>
          <w:sz w:val="24"/>
          <w:szCs w:val="24"/>
        </w:rPr>
        <w:drawing>
          <wp:inline distT="114300" distB="114300" distL="114300" distR="114300" wp14:anchorId="70223B2F" wp14:editId="6C45637F">
            <wp:extent cx="5943600" cy="8915400"/>
            <wp:effectExtent l="0" t="0" r="0" b="0"/>
            <wp:docPr id="1364249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8915400"/>
                    </a:xfrm>
                    <a:prstGeom prst="rect">
                      <a:avLst/>
                    </a:prstGeom>
                    <a:ln/>
                  </pic:spPr>
                </pic:pic>
              </a:graphicData>
            </a:graphic>
          </wp:inline>
        </w:drawing>
      </w:r>
    </w:p>
    <w:p w14:paraId="03C36409" w14:textId="77777777" w:rsidR="00612A99" w:rsidRDefault="00612A99">
      <w:pPr>
        <w:jc w:val="both"/>
        <w:rPr>
          <w:rFonts w:ascii="Arial" w:eastAsia="Arial" w:hAnsi="Arial" w:cs="Arial"/>
          <w:b/>
          <w:bCs/>
          <w:sz w:val="28"/>
          <w:szCs w:val="28"/>
        </w:rPr>
      </w:pPr>
    </w:p>
    <w:p w14:paraId="79E1708D" w14:textId="77777777" w:rsidR="00612A99" w:rsidRDefault="00612A99">
      <w:pPr>
        <w:jc w:val="both"/>
        <w:rPr>
          <w:rFonts w:ascii="Arial" w:eastAsia="Arial" w:hAnsi="Arial" w:cs="Arial"/>
          <w:b/>
          <w:bCs/>
          <w:sz w:val="28"/>
          <w:szCs w:val="28"/>
        </w:rPr>
      </w:pPr>
    </w:p>
    <w:p w14:paraId="58A7D5C5" w14:textId="77777777" w:rsidR="00612A99" w:rsidRDefault="00260BE9">
      <w:pPr>
        <w:jc w:val="both"/>
        <w:rPr>
          <w:rFonts w:ascii="Arial" w:eastAsia="Arial" w:hAnsi="Arial" w:cs="Arial"/>
          <w:b/>
          <w:bCs/>
          <w:sz w:val="28"/>
          <w:szCs w:val="28"/>
        </w:rPr>
      </w:pPr>
      <w:r>
        <w:rPr>
          <w:rFonts w:ascii="Arial" w:eastAsia="Arial" w:hAnsi="Arial" w:cs="Arial"/>
          <w:b/>
          <w:bCs/>
          <w:sz w:val="28"/>
          <w:szCs w:val="28"/>
        </w:rPr>
        <w:t>Location Map of the East African Community</w:t>
      </w:r>
    </w:p>
    <w:p w14:paraId="39C0CCD8" w14:textId="77777777" w:rsidR="00612A99" w:rsidRDefault="00612A99">
      <w:pPr>
        <w:jc w:val="both"/>
        <w:rPr>
          <w:rFonts w:ascii="Arial" w:eastAsia="Arial" w:hAnsi="Arial" w:cs="Arial"/>
          <w:b/>
          <w:bCs/>
          <w:sz w:val="28"/>
          <w:szCs w:val="28"/>
        </w:rPr>
      </w:pPr>
    </w:p>
    <w:p w14:paraId="347F51FC" w14:textId="77777777" w:rsidR="00612A99" w:rsidRDefault="00260BE9">
      <w:pPr>
        <w:jc w:val="both"/>
        <w:rPr>
          <w:rFonts w:ascii="Arial" w:eastAsia="Arial" w:hAnsi="Arial" w:cs="Arial"/>
          <w:b/>
          <w:bCs/>
        </w:rPr>
      </w:pPr>
      <w:r>
        <w:rPr>
          <w:rFonts w:ascii="Arial" w:eastAsia="Arial" w:hAnsi="Arial" w:cs="Arial"/>
          <w:b/>
          <w:bCs/>
          <w:noProof/>
        </w:rPr>
        <w:drawing>
          <wp:inline distT="114300" distB="114300" distL="114300" distR="114300" wp14:anchorId="3D06EEDB" wp14:editId="4E061ACE">
            <wp:extent cx="5943600" cy="3619500"/>
            <wp:effectExtent l="0" t="0" r="0" b="0"/>
            <wp:docPr id="1364249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619500"/>
                    </a:xfrm>
                    <a:prstGeom prst="rect">
                      <a:avLst/>
                    </a:prstGeom>
                    <a:ln/>
                  </pic:spPr>
                </pic:pic>
              </a:graphicData>
            </a:graphic>
          </wp:inline>
        </w:drawing>
      </w:r>
    </w:p>
    <w:p w14:paraId="13791062" w14:textId="77777777" w:rsidR="00612A99" w:rsidRDefault="00612A99">
      <w:pPr>
        <w:jc w:val="both"/>
        <w:rPr>
          <w:rFonts w:ascii="Arial" w:eastAsia="Arial" w:hAnsi="Arial" w:cs="Arial"/>
          <w:sz w:val="24"/>
          <w:szCs w:val="24"/>
        </w:rPr>
      </w:pPr>
    </w:p>
    <w:p w14:paraId="26763F4B" w14:textId="77777777" w:rsidR="00612A99" w:rsidRDefault="00612A99">
      <w:pPr>
        <w:jc w:val="both"/>
        <w:rPr>
          <w:rFonts w:ascii="Arial" w:eastAsia="Arial" w:hAnsi="Arial" w:cs="Arial"/>
          <w:sz w:val="24"/>
          <w:szCs w:val="24"/>
        </w:rPr>
      </w:pPr>
    </w:p>
    <w:p w14:paraId="2166E2DC" w14:textId="77777777" w:rsidR="00612A99" w:rsidRDefault="00612A99">
      <w:pPr>
        <w:jc w:val="both"/>
        <w:rPr>
          <w:rFonts w:ascii="Arial" w:eastAsia="Arial" w:hAnsi="Arial" w:cs="Arial"/>
          <w:sz w:val="24"/>
          <w:szCs w:val="24"/>
        </w:rPr>
      </w:pPr>
    </w:p>
    <w:p w14:paraId="0319D7C2" w14:textId="77777777" w:rsidR="00612A99" w:rsidRDefault="00612A99">
      <w:pPr>
        <w:pBdr>
          <w:top w:val="nil"/>
          <w:left w:val="nil"/>
          <w:bottom w:val="nil"/>
          <w:right w:val="nil"/>
          <w:between w:val="nil"/>
        </w:pBdr>
        <w:spacing w:after="0" w:line="240" w:lineRule="auto"/>
        <w:jc w:val="both"/>
        <w:rPr>
          <w:rFonts w:ascii="Arial" w:eastAsia="Arial" w:hAnsi="Arial" w:cs="Arial"/>
          <w:color w:val="000000"/>
          <w:sz w:val="18"/>
          <w:szCs w:val="18"/>
        </w:rPr>
        <w:sectPr w:rsidR="00612A99">
          <w:type w:val="continuous"/>
          <w:pgSz w:w="12240" w:h="15840"/>
          <w:pgMar w:top="990" w:right="1440" w:bottom="1440" w:left="1440" w:header="720" w:footer="720" w:gutter="0"/>
          <w:cols w:space="720"/>
        </w:sectPr>
      </w:pPr>
    </w:p>
    <w:p w14:paraId="1176EC0B" w14:textId="77777777" w:rsidR="00612A99" w:rsidRDefault="00260BE9">
      <w:pPr>
        <w:keepNext/>
        <w:keepLines/>
        <w:pBdr>
          <w:top w:val="nil"/>
          <w:left w:val="nil"/>
          <w:bottom w:val="nil"/>
          <w:right w:val="nil"/>
          <w:between w:val="nil"/>
        </w:pBdr>
        <w:spacing w:before="240" w:after="0"/>
        <w:jc w:val="both"/>
        <w:rPr>
          <w:rFonts w:ascii="Arial" w:eastAsia="Arial" w:hAnsi="Arial" w:cs="Arial"/>
          <w:color w:val="2E75B5"/>
          <w:sz w:val="32"/>
          <w:szCs w:val="32"/>
        </w:rPr>
      </w:pPr>
      <w:r>
        <w:rPr>
          <w:rFonts w:ascii="Arial" w:eastAsia="Arial" w:hAnsi="Arial" w:cs="Arial"/>
          <w:color w:val="2E75B5"/>
          <w:sz w:val="32"/>
          <w:szCs w:val="32"/>
        </w:rPr>
        <w:lastRenderedPageBreak/>
        <w:t>Table of Contents</w:t>
      </w:r>
    </w:p>
    <w:sdt>
      <w:sdtPr>
        <w:id w:val="-1666084132"/>
        <w:docPartObj>
          <w:docPartGallery w:val="Table of Contents"/>
          <w:docPartUnique/>
        </w:docPartObj>
      </w:sdtPr>
      <w:sdtContent>
        <w:p w14:paraId="1A4A2F2D"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r>
            <w:fldChar w:fldCharType="begin"/>
          </w:r>
          <w:r>
            <w:instrText xml:space="preserve"> TOC \o "1-2" \h \z \u </w:instrText>
          </w:r>
          <w:r>
            <w:fldChar w:fldCharType="separate"/>
          </w:r>
          <w:hyperlink w:anchor="_Toc241584357" w:history="1">
            <w:r w:rsidRPr="00C92786">
              <w:rPr>
                <w:rStyle w:val="Hyperlink"/>
                <w:noProof/>
              </w:rPr>
              <w:t>1</w:t>
            </w:r>
            <w:r>
              <w:rPr>
                <w:rFonts w:asciiTheme="minorHAnsi" w:eastAsiaTheme="minorEastAsia" w:hAnsiTheme="minorHAnsi" w:cstheme="minorBidi"/>
                <w:b w:val="0"/>
                <w:noProof/>
                <w:sz w:val="22"/>
              </w:rPr>
              <w:tab/>
            </w:r>
            <w:r w:rsidRPr="00C92786">
              <w:rPr>
                <w:rStyle w:val="Hyperlink"/>
                <w:noProof/>
              </w:rPr>
              <w:t>INTRODUCTION</w:t>
            </w:r>
            <w:r>
              <w:rPr>
                <w:noProof/>
                <w:webHidden/>
              </w:rPr>
              <w:tab/>
            </w:r>
            <w:r>
              <w:rPr>
                <w:noProof/>
                <w:webHidden/>
              </w:rPr>
              <w:fldChar w:fldCharType="begin"/>
            </w:r>
            <w:r>
              <w:rPr>
                <w:noProof/>
                <w:webHidden/>
              </w:rPr>
              <w:instrText xml:space="preserve"> PAGEREF _Toc241584357 \h </w:instrText>
            </w:r>
            <w:r>
              <w:rPr>
                <w:noProof/>
                <w:webHidden/>
              </w:rPr>
            </w:r>
            <w:r>
              <w:rPr>
                <w:noProof/>
                <w:webHidden/>
              </w:rPr>
              <w:fldChar w:fldCharType="separate"/>
            </w:r>
            <w:r>
              <w:rPr>
                <w:noProof/>
                <w:webHidden/>
              </w:rPr>
              <w:t>3</w:t>
            </w:r>
            <w:r>
              <w:rPr>
                <w:noProof/>
                <w:webHidden/>
              </w:rPr>
              <w:fldChar w:fldCharType="end"/>
            </w:r>
          </w:hyperlink>
        </w:p>
        <w:p w14:paraId="2B009F46"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58" w:history="1">
            <w:r w:rsidRPr="00C92786">
              <w:rPr>
                <w:rStyle w:val="Hyperlink"/>
                <w:noProof/>
              </w:rPr>
              <w:t>1.1</w:t>
            </w:r>
            <w:r>
              <w:rPr>
                <w:rFonts w:asciiTheme="minorHAnsi" w:eastAsiaTheme="minorEastAsia" w:hAnsiTheme="minorHAnsi" w:cstheme="minorBidi"/>
                <w:noProof/>
                <w:sz w:val="22"/>
              </w:rPr>
              <w:tab/>
            </w:r>
            <w:r w:rsidRPr="00C92786">
              <w:rPr>
                <w:rStyle w:val="Hyperlink"/>
                <w:noProof/>
              </w:rPr>
              <w:t>The Assignment</w:t>
            </w:r>
            <w:r>
              <w:rPr>
                <w:noProof/>
                <w:webHidden/>
              </w:rPr>
              <w:tab/>
            </w:r>
            <w:r>
              <w:rPr>
                <w:noProof/>
                <w:webHidden/>
              </w:rPr>
              <w:fldChar w:fldCharType="begin"/>
            </w:r>
            <w:r>
              <w:rPr>
                <w:noProof/>
                <w:webHidden/>
              </w:rPr>
              <w:instrText xml:space="preserve"> PAGEREF _Toc241584358 \h </w:instrText>
            </w:r>
            <w:r>
              <w:rPr>
                <w:noProof/>
                <w:webHidden/>
              </w:rPr>
            </w:r>
            <w:r>
              <w:rPr>
                <w:noProof/>
                <w:webHidden/>
              </w:rPr>
              <w:fldChar w:fldCharType="separate"/>
            </w:r>
            <w:r>
              <w:rPr>
                <w:noProof/>
                <w:webHidden/>
              </w:rPr>
              <w:t>3</w:t>
            </w:r>
            <w:r>
              <w:rPr>
                <w:noProof/>
                <w:webHidden/>
              </w:rPr>
              <w:fldChar w:fldCharType="end"/>
            </w:r>
          </w:hyperlink>
        </w:p>
        <w:p w14:paraId="51EB16AC"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59" w:history="1">
            <w:r w:rsidRPr="00C92786">
              <w:rPr>
                <w:rStyle w:val="Hyperlink"/>
                <w:noProof/>
              </w:rPr>
              <w:t>1.2</w:t>
            </w:r>
            <w:r>
              <w:rPr>
                <w:rFonts w:asciiTheme="minorHAnsi" w:eastAsiaTheme="minorEastAsia" w:hAnsiTheme="minorHAnsi" w:cstheme="minorBidi"/>
                <w:noProof/>
                <w:sz w:val="22"/>
              </w:rPr>
              <w:tab/>
            </w:r>
            <w:r w:rsidRPr="00C92786">
              <w:rPr>
                <w:rStyle w:val="Hyperlink"/>
                <w:noProof/>
              </w:rPr>
              <w:t>Background to the East African Community</w:t>
            </w:r>
            <w:r>
              <w:rPr>
                <w:noProof/>
                <w:webHidden/>
              </w:rPr>
              <w:tab/>
            </w:r>
            <w:r>
              <w:rPr>
                <w:noProof/>
                <w:webHidden/>
              </w:rPr>
              <w:fldChar w:fldCharType="begin"/>
            </w:r>
            <w:r>
              <w:rPr>
                <w:noProof/>
                <w:webHidden/>
              </w:rPr>
              <w:instrText xml:space="preserve"> PAGEREF _Toc241584359 \h </w:instrText>
            </w:r>
            <w:r>
              <w:rPr>
                <w:noProof/>
                <w:webHidden/>
              </w:rPr>
            </w:r>
            <w:r>
              <w:rPr>
                <w:noProof/>
                <w:webHidden/>
              </w:rPr>
              <w:fldChar w:fldCharType="separate"/>
            </w:r>
            <w:r>
              <w:rPr>
                <w:noProof/>
                <w:webHidden/>
              </w:rPr>
              <w:t>3</w:t>
            </w:r>
            <w:r>
              <w:rPr>
                <w:noProof/>
                <w:webHidden/>
              </w:rPr>
              <w:fldChar w:fldCharType="end"/>
            </w:r>
          </w:hyperlink>
        </w:p>
        <w:p w14:paraId="42D1A0F2"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0" w:history="1">
            <w:r w:rsidRPr="00C92786">
              <w:rPr>
                <w:rStyle w:val="Hyperlink"/>
                <w:noProof/>
              </w:rPr>
              <w:t>1.3</w:t>
            </w:r>
            <w:r>
              <w:rPr>
                <w:rFonts w:asciiTheme="minorHAnsi" w:eastAsiaTheme="minorEastAsia" w:hAnsiTheme="minorHAnsi" w:cstheme="minorBidi"/>
                <w:noProof/>
                <w:sz w:val="22"/>
              </w:rPr>
              <w:tab/>
            </w:r>
            <w:r w:rsidRPr="00C92786">
              <w:rPr>
                <w:rStyle w:val="Hyperlink"/>
                <w:noProof/>
              </w:rPr>
              <w:t>The East African Community</w:t>
            </w:r>
            <w:r>
              <w:rPr>
                <w:noProof/>
                <w:webHidden/>
              </w:rPr>
              <w:tab/>
            </w:r>
            <w:r>
              <w:rPr>
                <w:noProof/>
                <w:webHidden/>
              </w:rPr>
              <w:fldChar w:fldCharType="begin"/>
            </w:r>
            <w:r>
              <w:rPr>
                <w:noProof/>
                <w:webHidden/>
              </w:rPr>
              <w:instrText xml:space="preserve"> PAGEREF _Toc241584360 \h </w:instrText>
            </w:r>
            <w:r>
              <w:rPr>
                <w:noProof/>
                <w:webHidden/>
              </w:rPr>
            </w:r>
            <w:r>
              <w:rPr>
                <w:noProof/>
                <w:webHidden/>
              </w:rPr>
              <w:fldChar w:fldCharType="separate"/>
            </w:r>
            <w:r>
              <w:rPr>
                <w:noProof/>
                <w:webHidden/>
              </w:rPr>
              <w:t>3</w:t>
            </w:r>
            <w:r>
              <w:rPr>
                <w:noProof/>
                <w:webHidden/>
              </w:rPr>
              <w:fldChar w:fldCharType="end"/>
            </w:r>
          </w:hyperlink>
        </w:p>
        <w:p w14:paraId="7F18434B"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1" w:history="1">
            <w:r w:rsidRPr="00C92786">
              <w:rPr>
                <w:rStyle w:val="Hyperlink"/>
                <w:noProof/>
              </w:rPr>
              <w:t>1.4</w:t>
            </w:r>
            <w:r>
              <w:rPr>
                <w:rFonts w:asciiTheme="minorHAnsi" w:eastAsiaTheme="minorEastAsia" w:hAnsiTheme="minorHAnsi" w:cstheme="minorBidi"/>
                <w:noProof/>
                <w:sz w:val="22"/>
              </w:rPr>
              <w:tab/>
            </w:r>
            <w:r w:rsidRPr="00C92786">
              <w:rPr>
                <w:rStyle w:val="Hyperlink"/>
                <w:noProof/>
              </w:rPr>
              <w:t>EAC Transport Corridors</w:t>
            </w:r>
            <w:r>
              <w:rPr>
                <w:noProof/>
                <w:webHidden/>
              </w:rPr>
              <w:tab/>
            </w:r>
            <w:r>
              <w:rPr>
                <w:noProof/>
                <w:webHidden/>
              </w:rPr>
              <w:fldChar w:fldCharType="begin"/>
            </w:r>
            <w:r>
              <w:rPr>
                <w:noProof/>
                <w:webHidden/>
              </w:rPr>
              <w:instrText xml:space="preserve"> PAGEREF _Toc241584361 \h </w:instrText>
            </w:r>
            <w:r>
              <w:rPr>
                <w:noProof/>
                <w:webHidden/>
              </w:rPr>
            </w:r>
            <w:r>
              <w:rPr>
                <w:noProof/>
                <w:webHidden/>
              </w:rPr>
              <w:fldChar w:fldCharType="separate"/>
            </w:r>
            <w:r>
              <w:rPr>
                <w:noProof/>
                <w:webHidden/>
              </w:rPr>
              <w:t>4</w:t>
            </w:r>
            <w:r>
              <w:rPr>
                <w:noProof/>
                <w:webHidden/>
              </w:rPr>
              <w:fldChar w:fldCharType="end"/>
            </w:r>
          </w:hyperlink>
        </w:p>
        <w:p w14:paraId="60DA9D37"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2" w:history="1">
            <w:r w:rsidRPr="00C92786">
              <w:rPr>
                <w:rStyle w:val="Hyperlink"/>
                <w:noProof/>
              </w:rPr>
              <w:t>1.5</w:t>
            </w:r>
            <w:r>
              <w:rPr>
                <w:rFonts w:asciiTheme="minorHAnsi" w:eastAsiaTheme="minorEastAsia" w:hAnsiTheme="minorHAnsi" w:cstheme="minorBidi"/>
                <w:noProof/>
                <w:sz w:val="22"/>
              </w:rPr>
              <w:tab/>
            </w:r>
            <w:r w:rsidRPr="00C92786">
              <w:rPr>
                <w:rStyle w:val="Hyperlink"/>
                <w:noProof/>
              </w:rPr>
              <w:t>The United Nations Environment Programme</w:t>
            </w:r>
            <w:r>
              <w:rPr>
                <w:noProof/>
                <w:webHidden/>
              </w:rPr>
              <w:tab/>
            </w:r>
            <w:r>
              <w:rPr>
                <w:noProof/>
                <w:webHidden/>
              </w:rPr>
              <w:fldChar w:fldCharType="begin"/>
            </w:r>
            <w:r>
              <w:rPr>
                <w:noProof/>
                <w:webHidden/>
              </w:rPr>
              <w:instrText xml:space="preserve"> PAGEREF _Toc241584362 \h </w:instrText>
            </w:r>
            <w:r>
              <w:rPr>
                <w:noProof/>
                <w:webHidden/>
              </w:rPr>
            </w:r>
            <w:r>
              <w:rPr>
                <w:noProof/>
                <w:webHidden/>
              </w:rPr>
              <w:fldChar w:fldCharType="separate"/>
            </w:r>
            <w:r>
              <w:rPr>
                <w:noProof/>
                <w:webHidden/>
              </w:rPr>
              <w:t>6</w:t>
            </w:r>
            <w:r>
              <w:rPr>
                <w:noProof/>
                <w:webHidden/>
              </w:rPr>
              <w:fldChar w:fldCharType="end"/>
            </w:r>
          </w:hyperlink>
        </w:p>
        <w:p w14:paraId="3DCE2252"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3" w:history="1">
            <w:r w:rsidRPr="00C92786">
              <w:rPr>
                <w:rStyle w:val="Hyperlink"/>
                <w:noProof/>
              </w:rPr>
              <w:t>1.6</w:t>
            </w:r>
            <w:r>
              <w:rPr>
                <w:rFonts w:asciiTheme="minorHAnsi" w:eastAsiaTheme="minorEastAsia" w:hAnsiTheme="minorHAnsi" w:cstheme="minorBidi"/>
                <w:noProof/>
                <w:sz w:val="22"/>
              </w:rPr>
              <w:tab/>
            </w:r>
            <w:r w:rsidRPr="00C92786">
              <w:rPr>
                <w:rStyle w:val="Hyperlink"/>
                <w:noProof/>
              </w:rPr>
              <w:t>Contract Particulars and Effective Date</w:t>
            </w:r>
            <w:r>
              <w:rPr>
                <w:noProof/>
                <w:webHidden/>
              </w:rPr>
              <w:tab/>
            </w:r>
            <w:r>
              <w:rPr>
                <w:noProof/>
                <w:webHidden/>
              </w:rPr>
              <w:fldChar w:fldCharType="begin"/>
            </w:r>
            <w:r>
              <w:rPr>
                <w:noProof/>
                <w:webHidden/>
              </w:rPr>
              <w:instrText xml:space="preserve"> PAGEREF _Toc241584363 \h </w:instrText>
            </w:r>
            <w:r>
              <w:rPr>
                <w:noProof/>
                <w:webHidden/>
              </w:rPr>
            </w:r>
            <w:r>
              <w:rPr>
                <w:noProof/>
                <w:webHidden/>
              </w:rPr>
              <w:fldChar w:fldCharType="separate"/>
            </w:r>
            <w:r>
              <w:rPr>
                <w:noProof/>
                <w:webHidden/>
              </w:rPr>
              <w:t>6</w:t>
            </w:r>
            <w:r>
              <w:rPr>
                <w:noProof/>
                <w:webHidden/>
              </w:rPr>
              <w:fldChar w:fldCharType="end"/>
            </w:r>
          </w:hyperlink>
        </w:p>
        <w:p w14:paraId="28076760"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4" w:history="1">
            <w:r w:rsidRPr="00C92786">
              <w:rPr>
                <w:rStyle w:val="Hyperlink"/>
                <w:noProof/>
              </w:rPr>
              <w:t>1.7</w:t>
            </w:r>
            <w:r>
              <w:rPr>
                <w:rFonts w:asciiTheme="minorHAnsi" w:eastAsiaTheme="minorEastAsia" w:hAnsiTheme="minorHAnsi" w:cstheme="minorBidi"/>
                <w:noProof/>
                <w:sz w:val="22"/>
              </w:rPr>
              <w:tab/>
            </w:r>
            <w:r w:rsidRPr="00C92786">
              <w:rPr>
                <w:rStyle w:val="Hyperlink"/>
                <w:noProof/>
              </w:rPr>
              <w:t>Purpose and Structure of this Report</w:t>
            </w:r>
            <w:r>
              <w:rPr>
                <w:noProof/>
                <w:webHidden/>
              </w:rPr>
              <w:tab/>
            </w:r>
            <w:r>
              <w:rPr>
                <w:noProof/>
                <w:webHidden/>
              </w:rPr>
              <w:fldChar w:fldCharType="begin"/>
            </w:r>
            <w:r>
              <w:rPr>
                <w:noProof/>
                <w:webHidden/>
              </w:rPr>
              <w:instrText xml:space="preserve"> PAGEREF _Toc241584364 \h </w:instrText>
            </w:r>
            <w:r>
              <w:rPr>
                <w:noProof/>
                <w:webHidden/>
              </w:rPr>
            </w:r>
            <w:r>
              <w:rPr>
                <w:noProof/>
                <w:webHidden/>
              </w:rPr>
              <w:fldChar w:fldCharType="separate"/>
            </w:r>
            <w:r>
              <w:rPr>
                <w:noProof/>
                <w:webHidden/>
              </w:rPr>
              <w:t>7</w:t>
            </w:r>
            <w:r>
              <w:rPr>
                <w:noProof/>
                <w:webHidden/>
              </w:rPr>
              <w:fldChar w:fldCharType="end"/>
            </w:r>
          </w:hyperlink>
        </w:p>
        <w:p w14:paraId="3F15A192"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5" w:history="1">
            <w:r w:rsidRPr="00C92786">
              <w:rPr>
                <w:rStyle w:val="Hyperlink"/>
                <w:noProof/>
              </w:rPr>
              <w:t>1.8</w:t>
            </w:r>
            <w:r>
              <w:rPr>
                <w:rFonts w:asciiTheme="minorHAnsi" w:eastAsiaTheme="minorEastAsia" w:hAnsiTheme="minorHAnsi" w:cstheme="minorBidi"/>
                <w:noProof/>
                <w:sz w:val="22"/>
              </w:rPr>
              <w:tab/>
            </w:r>
            <w:r w:rsidRPr="00C92786">
              <w:rPr>
                <w:rStyle w:val="Hyperlink"/>
                <w:noProof/>
              </w:rPr>
              <w:t>Rationale for the Assignment</w:t>
            </w:r>
            <w:r>
              <w:rPr>
                <w:noProof/>
                <w:webHidden/>
              </w:rPr>
              <w:tab/>
            </w:r>
            <w:r>
              <w:rPr>
                <w:noProof/>
                <w:webHidden/>
              </w:rPr>
              <w:fldChar w:fldCharType="begin"/>
            </w:r>
            <w:r>
              <w:rPr>
                <w:noProof/>
                <w:webHidden/>
              </w:rPr>
              <w:instrText xml:space="preserve"> PAGEREF _Toc241584365 \h </w:instrText>
            </w:r>
            <w:r>
              <w:rPr>
                <w:noProof/>
                <w:webHidden/>
              </w:rPr>
            </w:r>
            <w:r>
              <w:rPr>
                <w:noProof/>
                <w:webHidden/>
              </w:rPr>
              <w:fldChar w:fldCharType="separate"/>
            </w:r>
            <w:r>
              <w:rPr>
                <w:noProof/>
                <w:webHidden/>
              </w:rPr>
              <w:t>9</w:t>
            </w:r>
            <w:r>
              <w:rPr>
                <w:noProof/>
                <w:webHidden/>
              </w:rPr>
              <w:fldChar w:fldCharType="end"/>
            </w:r>
          </w:hyperlink>
        </w:p>
        <w:p w14:paraId="3BE433C2"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6" w:history="1">
            <w:r w:rsidRPr="00C92786">
              <w:rPr>
                <w:rStyle w:val="Hyperlink"/>
                <w:noProof/>
              </w:rPr>
              <w:t>1.9</w:t>
            </w:r>
            <w:r>
              <w:rPr>
                <w:rFonts w:asciiTheme="minorHAnsi" w:eastAsiaTheme="minorEastAsia" w:hAnsiTheme="minorHAnsi" w:cstheme="minorBidi"/>
                <w:noProof/>
                <w:sz w:val="22"/>
              </w:rPr>
              <w:tab/>
            </w:r>
            <w:r w:rsidRPr="00C92786">
              <w:rPr>
                <w:rStyle w:val="Hyperlink"/>
                <w:noProof/>
              </w:rPr>
              <w:t>What the Assignment builds on</w:t>
            </w:r>
            <w:r>
              <w:rPr>
                <w:noProof/>
                <w:webHidden/>
              </w:rPr>
              <w:tab/>
            </w:r>
            <w:r>
              <w:rPr>
                <w:noProof/>
                <w:webHidden/>
              </w:rPr>
              <w:fldChar w:fldCharType="begin"/>
            </w:r>
            <w:r>
              <w:rPr>
                <w:noProof/>
                <w:webHidden/>
              </w:rPr>
              <w:instrText xml:space="preserve"> PAGEREF _Toc241584366 \h </w:instrText>
            </w:r>
            <w:r>
              <w:rPr>
                <w:noProof/>
                <w:webHidden/>
              </w:rPr>
            </w:r>
            <w:r>
              <w:rPr>
                <w:noProof/>
                <w:webHidden/>
              </w:rPr>
              <w:fldChar w:fldCharType="separate"/>
            </w:r>
            <w:r>
              <w:rPr>
                <w:noProof/>
                <w:webHidden/>
              </w:rPr>
              <w:t>9</w:t>
            </w:r>
            <w:r>
              <w:rPr>
                <w:noProof/>
                <w:webHidden/>
              </w:rPr>
              <w:fldChar w:fldCharType="end"/>
            </w:r>
          </w:hyperlink>
        </w:p>
        <w:p w14:paraId="3CA26B86"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67" w:history="1">
            <w:r w:rsidRPr="00C92786">
              <w:rPr>
                <w:rStyle w:val="Hyperlink"/>
                <w:noProof/>
              </w:rPr>
              <w:t>2</w:t>
            </w:r>
            <w:r>
              <w:rPr>
                <w:rFonts w:asciiTheme="minorHAnsi" w:eastAsiaTheme="minorEastAsia" w:hAnsiTheme="minorHAnsi" w:cstheme="minorBidi"/>
                <w:b w:val="0"/>
                <w:noProof/>
                <w:sz w:val="22"/>
              </w:rPr>
              <w:tab/>
            </w:r>
            <w:r w:rsidRPr="00C92786">
              <w:rPr>
                <w:rStyle w:val="Hyperlink"/>
                <w:noProof/>
              </w:rPr>
              <w:t>OBJECTIVES OF THE STUDY</w:t>
            </w:r>
            <w:r>
              <w:rPr>
                <w:noProof/>
                <w:webHidden/>
              </w:rPr>
              <w:tab/>
            </w:r>
            <w:r>
              <w:rPr>
                <w:noProof/>
                <w:webHidden/>
              </w:rPr>
              <w:fldChar w:fldCharType="begin"/>
            </w:r>
            <w:r>
              <w:rPr>
                <w:noProof/>
                <w:webHidden/>
              </w:rPr>
              <w:instrText xml:space="preserve"> PAGEREF _Toc241584367 \h </w:instrText>
            </w:r>
            <w:r>
              <w:rPr>
                <w:noProof/>
                <w:webHidden/>
              </w:rPr>
            </w:r>
            <w:r>
              <w:rPr>
                <w:noProof/>
                <w:webHidden/>
              </w:rPr>
              <w:fldChar w:fldCharType="separate"/>
            </w:r>
            <w:r>
              <w:rPr>
                <w:noProof/>
                <w:webHidden/>
              </w:rPr>
              <w:t>10</w:t>
            </w:r>
            <w:r>
              <w:rPr>
                <w:noProof/>
                <w:webHidden/>
              </w:rPr>
              <w:fldChar w:fldCharType="end"/>
            </w:r>
          </w:hyperlink>
        </w:p>
        <w:p w14:paraId="3E03C98C"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8" w:history="1">
            <w:r w:rsidRPr="00C92786">
              <w:rPr>
                <w:rStyle w:val="Hyperlink"/>
                <w:noProof/>
              </w:rPr>
              <w:t>2.1</w:t>
            </w:r>
            <w:r>
              <w:rPr>
                <w:rFonts w:asciiTheme="minorHAnsi" w:eastAsiaTheme="minorEastAsia" w:hAnsiTheme="minorHAnsi" w:cstheme="minorBidi"/>
                <w:noProof/>
                <w:sz w:val="22"/>
              </w:rPr>
              <w:tab/>
            </w:r>
            <w:r w:rsidRPr="00C92786">
              <w:rPr>
                <w:rStyle w:val="Hyperlink"/>
                <w:noProof/>
              </w:rPr>
              <w:t>Overall Objectives</w:t>
            </w:r>
            <w:r>
              <w:rPr>
                <w:noProof/>
                <w:webHidden/>
              </w:rPr>
              <w:tab/>
            </w:r>
            <w:r>
              <w:rPr>
                <w:noProof/>
                <w:webHidden/>
              </w:rPr>
              <w:fldChar w:fldCharType="begin"/>
            </w:r>
            <w:r>
              <w:rPr>
                <w:noProof/>
                <w:webHidden/>
              </w:rPr>
              <w:instrText xml:space="preserve"> PAGEREF _Toc241584368 \h </w:instrText>
            </w:r>
            <w:r>
              <w:rPr>
                <w:noProof/>
                <w:webHidden/>
              </w:rPr>
            </w:r>
            <w:r>
              <w:rPr>
                <w:noProof/>
                <w:webHidden/>
              </w:rPr>
              <w:fldChar w:fldCharType="separate"/>
            </w:r>
            <w:r>
              <w:rPr>
                <w:noProof/>
                <w:webHidden/>
              </w:rPr>
              <w:t>10</w:t>
            </w:r>
            <w:r>
              <w:rPr>
                <w:noProof/>
                <w:webHidden/>
              </w:rPr>
              <w:fldChar w:fldCharType="end"/>
            </w:r>
          </w:hyperlink>
        </w:p>
        <w:p w14:paraId="3257DFD8"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69" w:history="1">
            <w:r w:rsidRPr="00C92786">
              <w:rPr>
                <w:rStyle w:val="Hyperlink"/>
                <w:noProof/>
              </w:rPr>
              <w:t>2.2</w:t>
            </w:r>
            <w:r>
              <w:rPr>
                <w:rFonts w:asciiTheme="minorHAnsi" w:eastAsiaTheme="minorEastAsia" w:hAnsiTheme="minorHAnsi" w:cstheme="minorBidi"/>
                <w:noProof/>
                <w:sz w:val="22"/>
              </w:rPr>
              <w:tab/>
            </w:r>
            <w:r w:rsidRPr="00C92786">
              <w:rPr>
                <w:rStyle w:val="Hyperlink"/>
                <w:noProof/>
              </w:rPr>
              <w:t>Specific Objectives</w:t>
            </w:r>
            <w:r>
              <w:rPr>
                <w:noProof/>
                <w:webHidden/>
              </w:rPr>
              <w:tab/>
            </w:r>
            <w:r>
              <w:rPr>
                <w:noProof/>
                <w:webHidden/>
              </w:rPr>
              <w:fldChar w:fldCharType="begin"/>
            </w:r>
            <w:r>
              <w:rPr>
                <w:noProof/>
                <w:webHidden/>
              </w:rPr>
              <w:instrText xml:space="preserve"> PAGEREF _Toc241584369 \h </w:instrText>
            </w:r>
            <w:r>
              <w:rPr>
                <w:noProof/>
                <w:webHidden/>
              </w:rPr>
            </w:r>
            <w:r>
              <w:rPr>
                <w:noProof/>
                <w:webHidden/>
              </w:rPr>
              <w:fldChar w:fldCharType="separate"/>
            </w:r>
            <w:r>
              <w:rPr>
                <w:noProof/>
                <w:webHidden/>
              </w:rPr>
              <w:t>10</w:t>
            </w:r>
            <w:r>
              <w:rPr>
                <w:noProof/>
                <w:webHidden/>
              </w:rPr>
              <w:fldChar w:fldCharType="end"/>
            </w:r>
          </w:hyperlink>
        </w:p>
        <w:p w14:paraId="70332F18"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70" w:history="1">
            <w:r w:rsidRPr="00C92786">
              <w:rPr>
                <w:rStyle w:val="Hyperlink"/>
                <w:noProof/>
              </w:rPr>
              <w:t>3</w:t>
            </w:r>
            <w:r>
              <w:rPr>
                <w:rFonts w:asciiTheme="minorHAnsi" w:eastAsiaTheme="minorEastAsia" w:hAnsiTheme="minorHAnsi" w:cstheme="minorBidi"/>
                <w:b w:val="0"/>
                <w:noProof/>
                <w:sz w:val="22"/>
              </w:rPr>
              <w:tab/>
            </w:r>
            <w:r w:rsidRPr="00C92786">
              <w:rPr>
                <w:rStyle w:val="Hyperlink"/>
                <w:noProof/>
              </w:rPr>
              <w:t>SCOPE AND METHODOLOGY OF THE     ASSIGNMENT</w:t>
            </w:r>
            <w:r>
              <w:rPr>
                <w:noProof/>
                <w:webHidden/>
              </w:rPr>
              <w:tab/>
            </w:r>
            <w:r>
              <w:rPr>
                <w:noProof/>
                <w:webHidden/>
              </w:rPr>
              <w:fldChar w:fldCharType="begin"/>
            </w:r>
            <w:r>
              <w:rPr>
                <w:noProof/>
                <w:webHidden/>
              </w:rPr>
              <w:instrText xml:space="preserve"> PAGEREF _Toc241584370 \h </w:instrText>
            </w:r>
            <w:r>
              <w:rPr>
                <w:noProof/>
                <w:webHidden/>
              </w:rPr>
            </w:r>
            <w:r>
              <w:rPr>
                <w:noProof/>
                <w:webHidden/>
              </w:rPr>
              <w:fldChar w:fldCharType="separate"/>
            </w:r>
            <w:r>
              <w:rPr>
                <w:noProof/>
                <w:webHidden/>
              </w:rPr>
              <w:t>11</w:t>
            </w:r>
            <w:r>
              <w:rPr>
                <w:noProof/>
                <w:webHidden/>
              </w:rPr>
              <w:fldChar w:fldCharType="end"/>
            </w:r>
          </w:hyperlink>
        </w:p>
        <w:p w14:paraId="76A28C73"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71" w:history="1">
            <w:r w:rsidRPr="00C92786">
              <w:rPr>
                <w:rStyle w:val="Hyperlink"/>
                <w:noProof/>
              </w:rPr>
              <w:t>3.1</w:t>
            </w:r>
            <w:r>
              <w:rPr>
                <w:rFonts w:asciiTheme="minorHAnsi" w:eastAsiaTheme="minorEastAsia" w:hAnsiTheme="minorHAnsi" w:cstheme="minorBidi"/>
                <w:noProof/>
                <w:sz w:val="22"/>
              </w:rPr>
              <w:tab/>
            </w:r>
            <w:r w:rsidRPr="00C92786">
              <w:rPr>
                <w:rStyle w:val="Hyperlink"/>
                <w:noProof/>
              </w:rPr>
              <w:t>Scope</w:t>
            </w:r>
            <w:r>
              <w:rPr>
                <w:noProof/>
                <w:webHidden/>
              </w:rPr>
              <w:tab/>
            </w:r>
            <w:r>
              <w:rPr>
                <w:noProof/>
                <w:webHidden/>
              </w:rPr>
              <w:fldChar w:fldCharType="begin"/>
            </w:r>
            <w:r>
              <w:rPr>
                <w:noProof/>
                <w:webHidden/>
              </w:rPr>
              <w:instrText xml:space="preserve"> PAGEREF _Toc241584371 \h </w:instrText>
            </w:r>
            <w:r>
              <w:rPr>
                <w:noProof/>
                <w:webHidden/>
              </w:rPr>
            </w:r>
            <w:r>
              <w:rPr>
                <w:noProof/>
                <w:webHidden/>
              </w:rPr>
              <w:fldChar w:fldCharType="separate"/>
            </w:r>
            <w:r>
              <w:rPr>
                <w:noProof/>
                <w:webHidden/>
              </w:rPr>
              <w:t>11</w:t>
            </w:r>
            <w:r>
              <w:rPr>
                <w:noProof/>
                <w:webHidden/>
              </w:rPr>
              <w:fldChar w:fldCharType="end"/>
            </w:r>
          </w:hyperlink>
        </w:p>
        <w:p w14:paraId="54F304CC"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72" w:history="1">
            <w:r w:rsidRPr="00C92786">
              <w:rPr>
                <w:rStyle w:val="Hyperlink"/>
                <w:noProof/>
              </w:rPr>
              <w:t>3.2</w:t>
            </w:r>
            <w:r>
              <w:rPr>
                <w:rFonts w:asciiTheme="minorHAnsi" w:eastAsiaTheme="minorEastAsia" w:hAnsiTheme="minorHAnsi" w:cstheme="minorBidi"/>
                <w:noProof/>
                <w:sz w:val="22"/>
              </w:rPr>
              <w:tab/>
            </w:r>
            <w:r w:rsidRPr="00C92786">
              <w:rPr>
                <w:rStyle w:val="Hyperlink"/>
                <w:noProof/>
              </w:rPr>
              <w:t>Specific study elements</w:t>
            </w:r>
            <w:r>
              <w:rPr>
                <w:noProof/>
                <w:webHidden/>
              </w:rPr>
              <w:tab/>
            </w:r>
            <w:r>
              <w:rPr>
                <w:noProof/>
                <w:webHidden/>
              </w:rPr>
              <w:fldChar w:fldCharType="begin"/>
            </w:r>
            <w:r>
              <w:rPr>
                <w:noProof/>
                <w:webHidden/>
              </w:rPr>
              <w:instrText xml:space="preserve"> PAGEREF _Toc241584372 \h </w:instrText>
            </w:r>
            <w:r>
              <w:rPr>
                <w:noProof/>
                <w:webHidden/>
              </w:rPr>
            </w:r>
            <w:r>
              <w:rPr>
                <w:noProof/>
                <w:webHidden/>
              </w:rPr>
              <w:fldChar w:fldCharType="separate"/>
            </w:r>
            <w:r>
              <w:rPr>
                <w:noProof/>
                <w:webHidden/>
              </w:rPr>
              <w:t>11</w:t>
            </w:r>
            <w:r>
              <w:rPr>
                <w:noProof/>
                <w:webHidden/>
              </w:rPr>
              <w:fldChar w:fldCharType="end"/>
            </w:r>
          </w:hyperlink>
        </w:p>
        <w:p w14:paraId="0A0BEB0B"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73" w:history="1">
            <w:r w:rsidRPr="00C92786">
              <w:rPr>
                <w:rStyle w:val="Hyperlink"/>
                <w:noProof/>
              </w:rPr>
              <w:t>3.3</w:t>
            </w:r>
            <w:r>
              <w:rPr>
                <w:rFonts w:asciiTheme="minorHAnsi" w:eastAsiaTheme="minorEastAsia" w:hAnsiTheme="minorHAnsi" w:cstheme="minorBidi"/>
                <w:noProof/>
                <w:sz w:val="22"/>
              </w:rPr>
              <w:tab/>
            </w:r>
            <w:r w:rsidRPr="00C92786">
              <w:rPr>
                <w:rStyle w:val="Hyperlink"/>
                <w:noProof/>
              </w:rPr>
              <w:t>Methodology</w:t>
            </w:r>
            <w:r>
              <w:rPr>
                <w:noProof/>
                <w:webHidden/>
              </w:rPr>
              <w:tab/>
            </w:r>
            <w:r>
              <w:rPr>
                <w:noProof/>
                <w:webHidden/>
              </w:rPr>
              <w:fldChar w:fldCharType="begin"/>
            </w:r>
            <w:r>
              <w:rPr>
                <w:noProof/>
                <w:webHidden/>
              </w:rPr>
              <w:instrText xml:space="preserve"> PAGEREF _Toc241584373 \h </w:instrText>
            </w:r>
            <w:r>
              <w:rPr>
                <w:noProof/>
                <w:webHidden/>
              </w:rPr>
            </w:r>
            <w:r>
              <w:rPr>
                <w:noProof/>
                <w:webHidden/>
              </w:rPr>
              <w:fldChar w:fldCharType="separate"/>
            </w:r>
            <w:r>
              <w:rPr>
                <w:noProof/>
                <w:webHidden/>
              </w:rPr>
              <w:t>12</w:t>
            </w:r>
            <w:r>
              <w:rPr>
                <w:noProof/>
                <w:webHidden/>
              </w:rPr>
              <w:fldChar w:fldCharType="end"/>
            </w:r>
          </w:hyperlink>
        </w:p>
        <w:p w14:paraId="0644ABD0"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74" w:history="1">
            <w:r w:rsidRPr="00C92786">
              <w:rPr>
                <w:rStyle w:val="Hyperlink"/>
                <w:noProof/>
              </w:rPr>
              <w:t>4</w:t>
            </w:r>
            <w:r>
              <w:rPr>
                <w:rFonts w:asciiTheme="minorHAnsi" w:eastAsiaTheme="minorEastAsia" w:hAnsiTheme="minorHAnsi" w:cstheme="minorBidi"/>
                <w:b w:val="0"/>
                <w:noProof/>
                <w:sz w:val="22"/>
              </w:rPr>
              <w:tab/>
            </w:r>
            <w:r w:rsidRPr="00C92786">
              <w:rPr>
                <w:rStyle w:val="Hyperlink"/>
                <w:noProof/>
              </w:rPr>
              <w:t>PRELIMINARY REVIEWS AND FINDINGS</w:t>
            </w:r>
            <w:r>
              <w:rPr>
                <w:noProof/>
                <w:webHidden/>
              </w:rPr>
              <w:tab/>
            </w:r>
            <w:r>
              <w:rPr>
                <w:noProof/>
                <w:webHidden/>
              </w:rPr>
              <w:fldChar w:fldCharType="begin"/>
            </w:r>
            <w:r>
              <w:rPr>
                <w:noProof/>
                <w:webHidden/>
              </w:rPr>
              <w:instrText xml:space="preserve"> PAGEREF _Toc241584374 \h </w:instrText>
            </w:r>
            <w:r>
              <w:rPr>
                <w:noProof/>
                <w:webHidden/>
              </w:rPr>
            </w:r>
            <w:r>
              <w:rPr>
                <w:noProof/>
                <w:webHidden/>
              </w:rPr>
              <w:fldChar w:fldCharType="separate"/>
            </w:r>
            <w:r>
              <w:rPr>
                <w:noProof/>
                <w:webHidden/>
              </w:rPr>
              <w:t>18</w:t>
            </w:r>
            <w:r>
              <w:rPr>
                <w:noProof/>
                <w:webHidden/>
              </w:rPr>
              <w:fldChar w:fldCharType="end"/>
            </w:r>
          </w:hyperlink>
        </w:p>
        <w:p w14:paraId="1380017D"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75" w:history="1">
            <w:r w:rsidRPr="00C92786">
              <w:rPr>
                <w:rStyle w:val="Hyperlink"/>
                <w:noProof/>
              </w:rPr>
              <w:t>4.1</w:t>
            </w:r>
            <w:r>
              <w:rPr>
                <w:rFonts w:asciiTheme="minorHAnsi" w:eastAsiaTheme="minorEastAsia" w:hAnsiTheme="minorHAnsi" w:cstheme="minorBidi"/>
                <w:noProof/>
                <w:sz w:val="22"/>
              </w:rPr>
              <w:tab/>
            </w:r>
            <w:r w:rsidRPr="00C92786">
              <w:rPr>
                <w:rStyle w:val="Hyperlink"/>
                <w:noProof/>
              </w:rPr>
              <w:t>Situational Diagnosis and Baseline Assessments</w:t>
            </w:r>
            <w:r>
              <w:rPr>
                <w:noProof/>
                <w:webHidden/>
              </w:rPr>
              <w:tab/>
            </w:r>
            <w:r>
              <w:rPr>
                <w:noProof/>
                <w:webHidden/>
              </w:rPr>
              <w:fldChar w:fldCharType="begin"/>
            </w:r>
            <w:r>
              <w:rPr>
                <w:noProof/>
                <w:webHidden/>
              </w:rPr>
              <w:instrText xml:space="preserve"> PAGEREF _Toc241584375 \h </w:instrText>
            </w:r>
            <w:r>
              <w:rPr>
                <w:noProof/>
                <w:webHidden/>
              </w:rPr>
            </w:r>
            <w:r>
              <w:rPr>
                <w:noProof/>
                <w:webHidden/>
              </w:rPr>
              <w:fldChar w:fldCharType="separate"/>
            </w:r>
            <w:r>
              <w:rPr>
                <w:noProof/>
                <w:webHidden/>
              </w:rPr>
              <w:t>18</w:t>
            </w:r>
            <w:r>
              <w:rPr>
                <w:noProof/>
                <w:webHidden/>
              </w:rPr>
              <w:fldChar w:fldCharType="end"/>
            </w:r>
          </w:hyperlink>
        </w:p>
        <w:p w14:paraId="30C5D15B"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76" w:history="1">
            <w:r w:rsidRPr="00C92786">
              <w:rPr>
                <w:rStyle w:val="Hyperlink"/>
                <w:noProof/>
              </w:rPr>
              <w:t>4.2</w:t>
            </w:r>
            <w:r>
              <w:rPr>
                <w:rFonts w:asciiTheme="minorHAnsi" w:eastAsiaTheme="minorEastAsia" w:hAnsiTheme="minorHAnsi" w:cstheme="minorBidi"/>
                <w:noProof/>
                <w:sz w:val="22"/>
              </w:rPr>
              <w:tab/>
            </w:r>
            <w:r w:rsidRPr="00C92786">
              <w:rPr>
                <w:rStyle w:val="Hyperlink"/>
                <w:noProof/>
              </w:rPr>
              <w:t>Current status of e-mobility in the EAC Region</w:t>
            </w:r>
            <w:r>
              <w:rPr>
                <w:noProof/>
                <w:webHidden/>
              </w:rPr>
              <w:tab/>
            </w:r>
            <w:r>
              <w:rPr>
                <w:noProof/>
                <w:webHidden/>
              </w:rPr>
              <w:fldChar w:fldCharType="begin"/>
            </w:r>
            <w:r>
              <w:rPr>
                <w:noProof/>
                <w:webHidden/>
              </w:rPr>
              <w:instrText xml:space="preserve"> PAGEREF _Toc241584376 \h </w:instrText>
            </w:r>
            <w:r>
              <w:rPr>
                <w:noProof/>
                <w:webHidden/>
              </w:rPr>
            </w:r>
            <w:r>
              <w:rPr>
                <w:noProof/>
                <w:webHidden/>
              </w:rPr>
              <w:fldChar w:fldCharType="separate"/>
            </w:r>
            <w:r>
              <w:rPr>
                <w:noProof/>
                <w:webHidden/>
              </w:rPr>
              <w:t>19</w:t>
            </w:r>
            <w:r>
              <w:rPr>
                <w:noProof/>
                <w:webHidden/>
              </w:rPr>
              <w:fldChar w:fldCharType="end"/>
            </w:r>
          </w:hyperlink>
        </w:p>
        <w:p w14:paraId="2FFD6BB2"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77" w:history="1">
            <w:r w:rsidRPr="00C92786">
              <w:rPr>
                <w:rStyle w:val="Hyperlink"/>
                <w:noProof/>
              </w:rPr>
              <w:t>5</w:t>
            </w:r>
            <w:r>
              <w:rPr>
                <w:rFonts w:asciiTheme="minorHAnsi" w:eastAsiaTheme="minorEastAsia" w:hAnsiTheme="minorHAnsi" w:cstheme="minorBidi"/>
                <w:b w:val="0"/>
                <w:noProof/>
                <w:sz w:val="22"/>
              </w:rPr>
              <w:tab/>
            </w:r>
            <w:r w:rsidRPr="00C92786">
              <w:rPr>
                <w:rStyle w:val="Hyperlink"/>
                <w:noProof/>
              </w:rPr>
              <w:t>STAKEHOLDER ANALYSIS AND MAPPING</w:t>
            </w:r>
            <w:r>
              <w:rPr>
                <w:noProof/>
                <w:webHidden/>
              </w:rPr>
              <w:tab/>
            </w:r>
            <w:r>
              <w:rPr>
                <w:noProof/>
                <w:webHidden/>
              </w:rPr>
              <w:fldChar w:fldCharType="begin"/>
            </w:r>
            <w:r>
              <w:rPr>
                <w:noProof/>
                <w:webHidden/>
              </w:rPr>
              <w:instrText xml:space="preserve"> PAGEREF _Toc241584377 \h </w:instrText>
            </w:r>
            <w:r>
              <w:rPr>
                <w:noProof/>
                <w:webHidden/>
              </w:rPr>
            </w:r>
            <w:r>
              <w:rPr>
                <w:noProof/>
                <w:webHidden/>
              </w:rPr>
              <w:fldChar w:fldCharType="separate"/>
            </w:r>
            <w:r>
              <w:rPr>
                <w:noProof/>
                <w:webHidden/>
              </w:rPr>
              <w:t>22</w:t>
            </w:r>
            <w:r>
              <w:rPr>
                <w:noProof/>
                <w:webHidden/>
              </w:rPr>
              <w:fldChar w:fldCharType="end"/>
            </w:r>
          </w:hyperlink>
        </w:p>
        <w:p w14:paraId="28196B20"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78" w:history="1">
            <w:r w:rsidRPr="00C92786">
              <w:rPr>
                <w:rStyle w:val="Hyperlink"/>
                <w:noProof/>
              </w:rPr>
              <w:t>5.1</w:t>
            </w:r>
            <w:r>
              <w:rPr>
                <w:rFonts w:asciiTheme="minorHAnsi" w:eastAsiaTheme="minorEastAsia" w:hAnsiTheme="minorHAnsi" w:cstheme="minorBidi"/>
                <w:noProof/>
                <w:sz w:val="22"/>
              </w:rPr>
              <w:tab/>
            </w:r>
            <w:r w:rsidRPr="00C92786">
              <w:rPr>
                <w:rStyle w:val="Hyperlink"/>
                <w:noProof/>
              </w:rPr>
              <w:t>Identification of Stakeholders</w:t>
            </w:r>
            <w:r>
              <w:rPr>
                <w:noProof/>
                <w:webHidden/>
              </w:rPr>
              <w:tab/>
            </w:r>
            <w:r>
              <w:rPr>
                <w:noProof/>
                <w:webHidden/>
              </w:rPr>
              <w:fldChar w:fldCharType="begin"/>
            </w:r>
            <w:r>
              <w:rPr>
                <w:noProof/>
                <w:webHidden/>
              </w:rPr>
              <w:instrText xml:space="preserve"> PAGEREF _Toc241584378 \h </w:instrText>
            </w:r>
            <w:r>
              <w:rPr>
                <w:noProof/>
                <w:webHidden/>
              </w:rPr>
            </w:r>
            <w:r>
              <w:rPr>
                <w:noProof/>
                <w:webHidden/>
              </w:rPr>
              <w:fldChar w:fldCharType="separate"/>
            </w:r>
            <w:r>
              <w:rPr>
                <w:noProof/>
                <w:webHidden/>
              </w:rPr>
              <w:t>22</w:t>
            </w:r>
            <w:r>
              <w:rPr>
                <w:noProof/>
                <w:webHidden/>
              </w:rPr>
              <w:fldChar w:fldCharType="end"/>
            </w:r>
          </w:hyperlink>
        </w:p>
        <w:p w14:paraId="722F6DD5"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79" w:history="1">
            <w:r w:rsidRPr="00C92786">
              <w:rPr>
                <w:rStyle w:val="Hyperlink"/>
                <w:noProof/>
              </w:rPr>
              <w:t>5.2</w:t>
            </w:r>
            <w:r>
              <w:rPr>
                <w:rFonts w:asciiTheme="minorHAnsi" w:eastAsiaTheme="minorEastAsia" w:hAnsiTheme="minorHAnsi" w:cstheme="minorBidi"/>
                <w:noProof/>
                <w:sz w:val="22"/>
              </w:rPr>
              <w:tab/>
            </w:r>
            <w:r w:rsidRPr="00C92786">
              <w:rPr>
                <w:rStyle w:val="Hyperlink"/>
                <w:noProof/>
              </w:rPr>
              <w:t>Global, Continental and Regional Agencies</w:t>
            </w:r>
            <w:r>
              <w:rPr>
                <w:noProof/>
                <w:webHidden/>
              </w:rPr>
              <w:tab/>
            </w:r>
            <w:r>
              <w:rPr>
                <w:noProof/>
                <w:webHidden/>
              </w:rPr>
              <w:fldChar w:fldCharType="begin"/>
            </w:r>
            <w:r>
              <w:rPr>
                <w:noProof/>
                <w:webHidden/>
              </w:rPr>
              <w:instrText xml:space="preserve"> PAGEREF _Toc241584379 \h </w:instrText>
            </w:r>
            <w:r>
              <w:rPr>
                <w:noProof/>
                <w:webHidden/>
              </w:rPr>
            </w:r>
            <w:r>
              <w:rPr>
                <w:noProof/>
                <w:webHidden/>
              </w:rPr>
              <w:fldChar w:fldCharType="separate"/>
            </w:r>
            <w:r>
              <w:rPr>
                <w:noProof/>
                <w:webHidden/>
              </w:rPr>
              <w:t>22</w:t>
            </w:r>
            <w:r>
              <w:rPr>
                <w:noProof/>
                <w:webHidden/>
              </w:rPr>
              <w:fldChar w:fldCharType="end"/>
            </w:r>
          </w:hyperlink>
        </w:p>
        <w:p w14:paraId="209581F6" w14:textId="77777777" w:rsidR="00EB3282" w:rsidRDefault="00EB3282">
          <w:pPr>
            <w:pStyle w:val="TOC2"/>
            <w:tabs>
              <w:tab w:val="left" w:pos="880"/>
              <w:tab w:val="right" w:leader="dot" w:pos="9350"/>
            </w:tabs>
            <w:rPr>
              <w:rFonts w:asciiTheme="minorHAnsi" w:eastAsiaTheme="minorEastAsia" w:hAnsiTheme="minorHAnsi" w:cstheme="minorBidi"/>
              <w:noProof/>
              <w:sz w:val="22"/>
            </w:rPr>
          </w:pPr>
          <w:hyperlink w:anchor="_Toc241584380" w:history="1">
            <w:r w:rsidRPr="00C92786">
              <w:rPr>
                <w:rStyle w:val="Hyperlink"/>
                <w:noProof/>
              </w:rPr>
              <w:t>5.3</w:t>
            </w:r>
            <w:r>
              <w:rPr>
                <w:rFonts w:asciiTheme="minorHAnsi" w:eastAsiaTheme="minorEastAsia" w:hAnsiTheme="minorHAnsi" w:cstheme="minorBidi"/>
                <w:noProof/>
                <w:sz w:val="22"/>
              </w:rPr>
              <w:tab/>
            </w:r>
            <w:r w:rsidRPr="00C92786">
              <w:rPr>
                <w:rStyle w:val="Hyperlink"/>
                <w:noProof/>
              </w:rPr>
              <w:t>EAC Partner States</w:t>
            </w:r>
            <w:r>
              <w:rPr>
                <w:noProof/>
                <w:webHidden/>
              </w:rPr>
              <w:tab/>
            </w:r>
            <w:r>
              <w:rPr>
                <w:noProof/>
                <w:webHidden/>
              </w:rPr>
              <w:fldChar w:fldCharType="begin"/>
            </w:r>
            <w:r>
              <w:rPr>
                <w:noProof/>
                <w:webHidden/>
              </w:rPr>
              <w:instrText xml:space="preserve"> PAGEREF _Toc241584380 \h </w:instrText>
            </w:r>
            <w:r>
              <w:rPr>
                <w:noProof/>
                <w:webHidden/>
              </w:rPr>
            </w:r>
            <w:r>
              <w:rPr>
                <w:noProof/>
                <w:webHidden/>
              </w:rPr>
              <w:fldChar w:fldCharType="separate"/>
            </w:r>
            <w:r>
              <w:rPr>
                <w:noProof/>
                <w:webHidden/>
              </w:rPr>
              <w:t>24</w:t>
            </w:r>
            <w:r>
              <w:rPr>
                <w:noProof/>
                <w:webHidden/>
              </w:rPr>
              <w:fldChar w:fldCharType="end"/>
            </w:r>
          </w:hyperlink>
        </w:p>
        <w:p w14:paraId="22A77E54"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81" w:history="1">
            <w:r w:rsidRPr="00C92786">
              <w:rPr>
                <w:rStyle w:val="Hyperlink"/>
                <w:noProof/>
              </w:rPr>
              <w:t>6</w:t>
            </w:r>
            <w:r>
              <w:rPr>
                <w:rFonts w:asciiTheme="minorHAnsi" w:eastAsiaTheme="minorEastAsia" w:hAnsiTheme="minorHAnsi" w:cstheme="minorBidi"/>
                <w:b w:val="0"/>
                <w:noProof/>
                <w:sz w:val="22"/>
              </w:rPr>
              <w:tab/>
            </w:r>
            <w:r w:rsidRPr="00C92786">
              <w:rPr>
                <w:rStyle w:val="Hyperlink"/>
                <w:noProof/>
              </w:rPr>
              <w:t>DRAFT EAC REGIONAL E-MOBILITY STRATEGY AND POLICY</w:t>
            </w:r>
            <w:r>
              <w:rPr>
                <w:noProof/>
                <w:webHidden/>
              </w:rPr>
              <w:tab/>
            </w:r>
            <w:r>
              <w:rPr>
                <w:noProof/>
                <w:webHidden/>
              </w:rPr>
              <w:fldChar w:fldCharType="begin"/>
            </w:r>
            <w:r>
              <w:rPr>
                <w:noProof/>
                <w:webHidden/>
              </w:rPr>
              <w:instrText xml:space="preserve"> PAGEREF _Toc241584381 \h </w:instrText>
            </w:r>
            <w:r>
              <w:rPr>
                <w:noProof/>
                <w:webHidden/>
              </w:rPr>
            </w:r>
            <w:r>
              <w:rPr>
                <w:noProof/>
                <w:webHidden/>
              </w:rPr>
              <w:fldChar w:fldCharType="separate"/>
            </w:r>
            <w:r>
              <w:rPr>
                <w:noProof/>
                <w:webHidden/>
              </w:rPr>
              <w:t>36</w:t>
            </w:r>
            <w:r>
              <w:rPr>
                <w:noProof/>
                <w:webHidden/>
              </w:rPr>
              <w:fldChar w:fldCharType="end"/>
            </w:r>
          </w:hyperlink>
        </w:p>
        <w:p w14:paraId="0EA62CB1"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82" w:history="1">
            <w:r w:rsidRPr="00C92786">
              <w:rPr>
                <w:rStyle w:val="Hyperlink"/>
                <w:noProof/>
              </w:rPr>
              <w:t>7</w:t>
            </w:r>
            <w:r>
              <w:rPr>
                <w:rFonts w:asciiTheme="minorHAnsi" w:eastAsiaTheme="minorEastAsia" w:hAnsiTheme="minorHAnsi" w:cstheme="minorBidi"/>
                <w:b w:val="0"/>
                <w:noProof/>
                <w:sz w:val="22"/>
              </w:rPr>
              <w:tab/>
            </w:r>
            <w:r w:rsidRPr="00C92786">
              <w:rPr>
                <w:rStyle w:val="Hyperlink"/>
                <w:noProof/>
              </w:rPr>
              <w:t>CONSULTANT’S MOBILIZATION STATUS</w:t>
            </w:r>
            <w:r>
              <w:rPr>
                <w:noProof/>
                <w:webHidden/>
              </w:rPr>
              <w:tab/>
            </w:r>
            <w:r>
              <w:rPr>
                <w:noProof/>
                <w:webHidden/>
              </w:rPr>
              <w:fldChar w:fldCharType="begin"/>
            </w:r>
            <w:r>
              <w:rPr>
                <w:noProof/>
                <w:webHidden/>
              </w:rPr>
              <w:instrText xml:space="preserve"> PAGEREF _Toc241584382 \h </w:instrText>
            </w:r>
            <w:r>
              <w:rPr>
                <w:noProof/>
                <w:webHidden/>
              </w:rPr>
            </w:r>
            <w:r>
              <w:rPr>
                <w:noProof/>
                <w:webHidden/>
              </w:rPr>
              <w:fldChar w:fldCharType="separate"/>
            </w:r>
            <w:r>
              <w:rPr>
                <w:noProof/>
                <w:webHidden/>
              </w:rPr>
              <w:t>36</w:t>
            </w:r>
            <w:r>
              <w:rPr>
                <w:noProof/>
                <w:webHidden/>
              </w:rPr>
              <w:fldChar w:fldCharType="end"/>
            </w:r>
          </w:hyperlink>
        </w:p>
        <w:p w14:paraId="180D436B"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83" w:history="1">
            <w:r w:rsidRPr="00C92786">
              <w:rPr>
                <w:rStyle w:val="Hyperlink"/>
                <w:noProof/>
              </w:rPr>
              <w:t>8</w:t>
            </w:r>
            <w:r>
              <w:rPr>
                <w:rFonts w:asciiTheme="minorHAnsi" w:eastAsiaTheme="minorEastAsia" w:hAnsiTheme="minorHAnsi" w:cstheme="minorBidi"/>
                <w:b w:val="0"/>
                <w:noProof/>
                <w:sz w:val="22"/>
              </w:rPr>
              <w:tab/>
            </w:r>
            <w:r w:rsidRPr="00C92786">
              <w:rPr>
                <w:rStyle w:val="Hyperlink"/>
                <w:noProof/>
              </w:rPr>
              <w:t>WORK PLAN</w:t>
            </w:r>
            <w:r>
              <w:rPr>
                <w:noProof/>
                <w:webHidden/>
              </w:rPr>
              <w:tab/>
            </w:r>
            <w:r>
              <w:rPr>
                <w:noProof/>
                <w:webHidden/>
              </w:rPr>
              <w:fldChar w:fldCharType="begin"/>
            </w:r>
            <w:r>
              <w:rPr>
                <w:noProof/>
                <w:webHidden/>
              </w:rPr>
              <w:instrText xml:space="preserve"> PAGEREF _Toc241584383 \h </w:instrText>
            </w:r>
            <w:r>
              <w:rPr>
                <w:noProof/>
                <w:webHidden/>
              </w:rPr>
            </w:r>
            <w:r>
              <w:rPr>
                <w:noProof/>
                <w:webHidden/>
              </w:rPr>
              <w:fldChar w:fldCharType="separate"/>
            </w:r>
            <w:r>
              <w:rPr>
                <w:noProof/>
                <w:webHidden/>
              </w:rPr>
              <w:t>37</w:t>
            </w:r>
            <w:r>
              <w:rPr>
                <w:noProof/>
                <w:webHidden/>
              </w:rPr>
              <w:fldChar w:fldCharType="end"/>
            </w:r>
          </w:hyperlink>
        </w:p>
        <w:p w14:paraId="4FE00D6D" w14:textId="77777777" w:rsidR="00EB3282" w:rsidRDefault="00EB3282">
          <w:pPr>
            <w:pStyle w:val="TOC1"/>
            <w:tabs>
              <w:tab w:val="left" w:pos="440"/>
              <w:tab w:val="right" w:leader="dot" w:pos="9350"/>
            </w:tabs>
            <w:rPr>
              <w:rFonts w:asciiTheme="minorHAnsi" w:eastAsiaTheme="minorEastAsia" w:hAnsiTheme="minorHAnsi" w:cstheme="minorBidi"/>
              <w:b w:val="0"/>
              <w:noProof/>
              <w:sz w:val="22"/>
            </w:rPr>
          </w:pPr>
          <w:hyperlink w:anchor="_Toc241584384" w:history="1">
            <w:r w:rsidRPr="00C92786">
              <w:rPr>
                <w:rStyle w:val="Hyperlink"/>
                <w:noProof/>
              </w:rPr>
              <w:t>9</w:t>
            </w:r>
            <w:r>
              <w:rPr>
                <w:rFonts w:asciiTheme="minorHAnsi" w:eastAsiaTheme="minorEastAsia" w:hAnsiTheme="minorHAnsi" w:cstheme="minorBidi"/>
                <w:b w:val="0"/>
                <w:noProof/>
                <w:sz w:val="22"/>
              </w:rPr>
              <w:tab/>
            </w:r>
            <w:r w:rsidRPr="00C92786">
              <w:rPr>
                <w:rStyle w:val="Hyperlink"/>
                <w:noProof/>
              </w:rPr>
              <w:t>NEXT STEPS</w:t>
            </w:r>
            <w:r>
              <w:rPr>
                <w:noProof/>
                <w:webHidden/>
              </w:rPr>
              <w:tab/>
            </w:r>
            <w:r>
              <w:rPr>
                <w:noProof/>
                <w:webHidden/>
              </w:rPr>
              <w:fldChar w:fldCharType="begin"/>
            </w:r>
            <w:r>
              <w:rPr>
                <w:noProof/>
                <w:webHidden/>
              </w:rPr>
              <w:instrText xml:space="preserve"> PAGEREF _Toc241584384 \h </w:instrText>
            </w:r>
            <w:r>
              <w:rPr>
                <w:noProof/>
                <w:webHidden/>
              </w:rPr>
            </w:r>
            <w:r>
              <w:rPr>
                <w:noProof/>
                <w:webHidden/>
              </w:rPr>
              <w:fldChar w:fldCharType="separate"/>
            </w:r>
            <w:r>
              <w:rPr>
                <w:noProof/>
                <w:webHidden/>
              </w:rPr>
              <w:t>38</w:t>
            </w:r>
            <w:r>
              <w:rPr>
                <w:noProof/>
                <w:webHidden/>
              </w:rPr>
              <w:fldChar w:fldCharType="end"/>
            </w:r>
          </w:hyperlink>
        </w:p>
        <w:p w14:paraId="616FF938" w14:textId="77777777" w:rsidR="00612A99" w:rsidRDefault="00EB3282" w:rsidP="00EB3282">
          <w:pPr>
            <w:pStyle w:val="TOC1"/>
            <w:tabs>
              <w:tab w:val="left" w:pos="440"/>
              <w:tab w:val="right" w:leader="dot" w:pos="9350"/>
            </w:tabs>
            <w:rPr>
              <w:rFonts w:eastAsia="Arial" w:cs="Arial"/>
              <w:b w:val="0"/>
              <w:bCs/>
              <w:color w:val="000000"/>
            </w:rPr>
          </w:pPr>
          <w:r>
            <w:fldChar w:fldCharType="end"/>
          </w:r>
        </w:p>
      </w:sdtContent>
    </w:sdt>
    <w:p w14:paraId="1FB8C565" w14:textId="77777777" w:rsidR="00612A99" w:rsidRDefault="00612A99">
      <w:pPr>
        <w:pStyle w:val="Heading1"/>
        <w:rPr>
          <w:color w:val="000000"/>
        </w:rPr>
        <w:sectPr w:rsidR="00612A99">
          <w:pgSz w:w="12240" w:h="15840"/>
          <w:pgMar w:top="990" w:right="1440" w:bottom="1440" w:left="1440" w:header="720" w:footer="720" w:gutter="0"/>
          <w:cols w:space="720"/>
        </w:sectPr>
      </w:pPr>
    </w:p>
    <w:p w14:paraId="0E796453" w14:textId="77777777" w:rsidR="00612A99" w:rsidRDefault="00612A99">
      <w:pPr>
        <w:pStyle w:val="Heading1"/>
        <w:ind w:left="1080" w:hanging="1080"/>
        <w:rPr>
          <w:color w:val="000000"/>
        </w:rPr>
        <w:sectPr w:rsidR="00612A99">
          <w:pgSz w:w="12240" w:h="15840"/>
          <w:pgMar w:top="990" w:right="1440" w:bottom="1440" w:left="1440" w:header="720" w:footer="720" w:gutter="0"/>
          <w:cols w:space="720"/>
        </w:sectPr>
      </w:pPr>
    </w:p>
    <w:p w14:paraId="620A7335" w14:textId="77777777" w:rsidR="00612A99" w:rsidRDefault="00260BE9" w:rsidP="00260BE9">
      <w:pPr>
        <w:pStyle w:val="Heading1"/>
        <w:numPr>
          <w:ilvl w:val="0"/>
          <w:numId w:val="6"/>
        </w:numPr>
        <w:ind w:hanging="720"/>
      </w:pPr>
      <w:bookmarkStart w:id="0" w:name="_Toc241584357"/>
      <w:r>
        <w:rPr>
          <w:color w:val="000000"/>
        </w:rPr>
        <w:t>INTRODUCTION</w:t>
      </w:r>
      <w:bookmarkEnd w:id="0"/>
    </w:p>
    <w:p w14:paraId="45F294CA" w14:textId="77777777" w:rsidR="00612A99" w:rsidRDefault="00260BE9" w:rsidP="00215F6F">
      <w:pPr>
        <w:pStyle w:val="Heading2"/>
        <w:numPr>
          <w:ilvl w:val="1"/>
          <w:numId w:val="7"/>
        </w:numPr>
        <w:ind w:left="720"/>
      </w:pPr>
      <w:bookmarkStart w:id="1" w:name="_Toc241584358"/>
      <w:r>
        <w:t>The Assignment</w:t>
      </w:r>
      <w:bookmarkEnd w:id="1"/>
    </w:p>
    <w:p w14:paraId="0642EFBD" w14:textId="77777777" w:rsidR="00612A99" w:rsidRDefault="008324AA" w:rsidP="00260BE9">
      <w:pPr>
        <w:ind w:left="720"/>
        <w:jc w:val="both"/>
        <w:rPr>
          <w:rFonts w:ascii="Arial" w:eastAsia="Arial" w:hAnsi="Arial" w:cs="Arial"/>
          <w:sz w:val="24"/>
          <w:szCs w:val="24"/>
        </w:rPr>
      </w:pPr>
      <w:r>
        <w:rPr>
          <w:rFonts w:ascii="Arial" w:eastAsia="Arial" w:hAnsi="Arial" w:cs="Arial"/>
          <w:sz w:val="24"/>
          <w:szCs w:val="24"/>
        </w:rPr>
        <w:t>On 15</w:t>
      </w:r>
      <w:r w:rsidRPr="008324AA">
        <w:rPr>
          <w:rFonts w:ascii="Arial" w:eastAsia="Arial" w:hAnsi="Arial" w:cs="Arial"/>
          <w:sz w:val="24"/>
          <w:szCs w:val="24"/>
          <w:vertAlign w:val="superscript"/>
        </w:rPr>
        <w:t>th</w:t>
      </w:r>
      <w:r>
        <w:rPr>
          <w:rFonts w:ascii="Arial" w:eastAsia="Arial" w:hAnsi="Arial" w:cs="Arial"/>
          <w:sz w:val="24"/>
          <w:szCs w:val="24"/>
        </w:rPr>
        <w:t xml:space="preserve"> </w:t>
      </w:r>
      <w:r w:rsidR="00260BE9">
        <w:rPr>
          <w:rFonts w:ascii="Arial" w:eastAsia="Arial" w:hAnsi="Arial" w:cs="Arial"/>
          <w:sz w:val="24"/>
          <w:szCs w:val="24"/>
        </w:rPr>
        <w:t>September 2026, the United Nations Environment Programme (UNEP) signed a contract with Eng. Hosea Nyangweso, a Transport Consultant, to conduct a study on the development of a regional e-mobility policy and strategy in the East African Community region, which will guide the coordinated energy transition in the regional roads sector. This report sets out the foundation of the assignment. It introduces the East African Community and the transport corridors that connect it, the role of the United Nations Environment Programme in commissioning this work, the particulars of the contract under which it is delivered, and the rationale and existing frameworks on which the study is built.</w:t>
      </w:r>
    </w:p>
    <w:p w14:paraId="50F3DDC8" w14:textId="77777777" w:rsidR="00612A99" w:rsidRDefault="00260BE9" w:rsidP="00215F6F">
      <w:pPr>
        <w:pStyle w:val="Heading2"/>
        <w:numPr>
          <w:ilvl w:val="1"/>
          <w:numId w:val="7"/>
        </w:numPr>
        <w:ind w:left="720"/>
      </w:pPr>
      <w:bookmarkStart w:id="2" w:name="_Toc241584359"/>
      <w:commentRangeStart w:id="3"/>
      <w:r>
        <w:t>Background to the East African Community</w:t>
      </w:r>
      <w:bookmarkEnd w:id="2"/>
      <w:commentRangeEnd w:id="3"/>
      <w:r w:rsidR="00A06BA1">
        <w:rPr>
          <w:rStyle w:val="CommentReference"/>
          <w:sz w:val="24"/>
          <w:szCs w:val="24"/>
        </w:rPr>
        <w:commentReference w:id="3"/>
      </w:r>
    </w:p>
    <w:p w14:paraId="36901D5F" w14:textId="77777777" w:rsidR="00612A99" w:rsidRDefault="00260BE9" w:rsidP="00215F6F">
      <w:pPr>
        <w:ind w:left="720"/>
        <w:jc w:val="both"/>
        <w:rPr>
          <w:rFonts w:ascii="Arial" w:eastAsia="Arial" w:hAnsi="Arial" w:cs="Arial"/>
          <w:sz w:val="24"/>
          <w:szCs w:val="24"/>
        </w:rPr>
      </w:pPr>
      <w:r>
        <w:rPr>
          <w:rFonts w:ascii="Arial" w:eastAsia="Arial" w:hAnsi="Arial" w:cs="Arial"/>
          <w:sz w:val="24"/>
          <w:szCs w:val="24"/>
        </w:rPr>
        <w:t>The East African Community stands at a real opportunity to advance regional electric mobility. The market is there, but a common framework that lets all Partner States function as one is missing, and that is the subject matter of this report.</w:t>
      </w:r>
    </w:p>
    <w:p w14:paraId="51C38593" w14:textId="77777777" w:rsidR="00612A99" w:rsidRDefault="00260BE9" w:rsidP="00215F6F">
      <w:pPr>
        <w:ind w:left="720"/>
        <w:jc w:val="both"/>
        <w:rPr>
          <w:rFonts w:ascii="Arial" w:eastAsia="Arial" w:hAnsi="Arial" w:cs="Arial"/>
          <w:sz w:val="24"/>
          <w:szCs w:val="24"/>
        </w:rPr>
      </w:pPr>
      <w:r>
        <w:rPr>
          <w:rFonts w:ascii="Arial" w:eastAsia="Arial" w:hAnsi="Arial" w:cs="Arial"/>
          <w:sz w:val="24"/>
          <w:szCs w:val="24"/>
        </w:rPr>
        <w:t xml:space="preserve">This report is the starting point for the development of a Regional Electric Mobility Policy and Strategy for the Community, commissioned by the United Nations Environment Programme on behalf of the EAC and delivered in close coordination with the EAC Secretariat throughout. It outlines: the structure of the assessment; how the work will be undertaken; how governments, businesses and the community throughout the region will be engaged; what will be included in each output; and when it will be put in place. It is the first of six deliverables and becomes the reference point against which the rest of the assignment is measured. </w:t>
      </w:r>
    </w:p>
    <w:p w14:paraId="54E83DDB" w14:textId="77777777" w:rsidR="00612A99" w:rsidRDefault="00612A99">
      <w:pPr>
        <w:jc w:val="both"/>
        <w:rPr>
          <w:rFonts w:ascii="Arial" w:eastAsia="Arial" w:hAnsi="Arial" w:cs="Arial"/>
          <w:sz w:val="24"/>
          <w:szCs w:val="24"/>
        </w:rPr>
      </w:pPr>
    </w:p>
    <w:p w14:paraId="6C99D226" w14:textId="77777777" w:rsidR="00612A99" w:rsidRDefault="00260BE9" w:rsidP="008324AA">
      <w:pPr>
        <w:pStyle w:val="Heading2"/>
        <w:numPr>
          <w:ilvl w:val="1"/>
          <w:numId w:val="7"/>
        </w:numPr>
        <w:ind w:left="720"/>
      </w:pPr>
      <w:r>
        <w:t xml:space="preserve"> </w:t>
      </w:r>
      <w:bookmarkStart w:id="4" w:name="_Toc241584360"/>
      <w:r>
        <w:t>The East African Community</w:t>
      </w:r>
      <w:bookmarkEnd w:id="4"/>
    </w:p>
    <w:p w14:paraId="641FE29B" w14:textId="77777777" w:rsidR="00612A99" w:rsidRDefault="00260BE9" w:rsidP="008324AA">
      <w:pPr>
        <w:spacing w:after="240"/>
        <w:ind w:left="720"/>
        <w:jc w:val="both"/>
        <w:rPr>
          <w:rFonts w:ascii="Arial" w:eastAsia="Arial" w:hAnsi="Arial" w:cs="Arial"/>
          <w:sz w:val="24"/>
          <w:szCs w:val="24"/>
        </w:rPr>
      </w:pPr>
      <w:r>
        <w:rPr>
          <w:rFonts w:ascii="Arial" w:eastAsia="Arial" w:hAnsi="Arial" w:cs="Arial"/>
          <w:sz w:val="24"/>
          <w:szCs w:val="24"/>
        </w:rPr>
        <w:t>The East African Community (EAC) is a re</w:t>
      </w:r>
      <w:r w:rsidR="00DF6458">
        <w:rPr>
          <w:rFonts w:ascii="Arial" w:eastAsia="Arial" w:hAnsi="Arial" w:cs="Arial"/>
          <w:sz w:val="24"/>
          <w:szCs w:val="24"/>
        </w:rPr>
        <w:t>gional intergovernmental organiz</w:t>
      </w:r>
      <w:r>
        <w:rPr>
          <w:rFonts w:ascii="Arial" w:eastAsia="Arial" w:hAnsi="Arial" w:cs="Arial"/>
          <w:sz w:val="24"/>
          <w:szCs w:val="24"/>
        </w:rPr>
        <w:t xml:space="preserve">ation of eight Partner States, namely: The Republic of Burundi, the Democratic Republic of the Congo, the Republic of Kenya, the Republic of Rwanda, the Federal Republic of Somalia, the Republic of South Sudan, the United Republic of Tanzania and the Republic of Uganda. The EAC has its headquarters in Arusha, Tanzania. </w:t>
      </w:r>
    </w:p>
    <w:p w14:paraId="3645363E" w14:textId="77777777" w:rsidR="00612A99" w:rsidRDefault="00013C59">
      <w:pPr>
        <w:spacing w:after="240"/>
        <w:ind w:left="720"/>
        <w:jc w:val="both"/>
        <w:rPr>
          <w:rFonts w:ascii="Arial" w:eastAsia="Arial" w:hAnsi="Arial" w:cs="Arial"/>
          <w:sz w:val="24"/>
          <w:szCs w:val="24"/>
        </w:rPr>
      </w:pPr>
      <w:r>
        <w:rPr>
          <w:rFonts w:ascii="Arial" w:eastAsia="Arial" w:hAnsi="Arial" w:cs="Arial"/>
          <w:sz w:val="24"/>
          <w:szCs w:val="24"/>
        </w:rPr>
        <w:t>The figure</w:t>
      </w:r>
      <w:r w:rsidR="00260BE9">
        <w:rPr>
          <w:rFonts w:ascii="Arial" w:eastAsia="Arial" w:hAnsi="Arial" w:cs="Arial"/>
          <w:sz w:val="24"/>
          <w:szCs w:val="24"/>
        </w:rPr>
        <w:t xml:space="preserve"> below shows the member countries of the EAC.</w:t>
      </w:r>
    </w:p>
    <w:p w14:paraId="183EAB83" w14:textId="77777777" w:rsidR="00612A99" w:rsidRDefault="00260BE9">
      <w:pPr>
        <w:spacing w:after="240"/>
        <w:ind w:left="720"/>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1A20043A" wp14:editId="594EE86E">
            <wp:extent cx="5619750" cy="3219450"/>
            <wp:effectExtent l="0" t="0" r="0" b="0"/>
            <wp:docPr id="1364249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619750" cy="3219450"/>
                    </a:xfrm>
                    <a:prstGeom prst="rect">
                      <a:avLst/>
                    </a:prstGeom>
                    <a:ln/>
                  </pic:spPr>
                </pic:pic>
              </a:graphicData>
            </a:graphic>
          </wp:inline>
        </w:drawing>
      </w:r>
      <w:r>
        <w:rPr>
          <w:rFonts w:ascii="Arial" w:eastAsia="Arial" w:hAnsi="Arial" w:cs="Arial"/>
          <w:sz w:val="24"/>
          <w:szCs w:val="24"/>
        </w:rPr>
        <w:t>Figure 1-1</w:t>
      </w:r>
      <w:commentRangeStart w:id="5"/>
      <w:r>
        <w:rPr>
          <w:rFonts w:ascii="Arial" w:eastAsia="Arial" w:hAnsi="Arial" w:cs="Arial"/>
          <w:sz w:val="24"/>
          <w:szCs w:val="24"/>
        </w:rPr>
        <w:t>: East Africa Community Map</w:t>
      </w:r>
      <w:commentRangeEnd w:id="5"/>
      <w:r w:rsidR="00AC16C0">
        <w:rPr>
          <w:rStyle w:val="CommentReference"/>
          <w:rFonts w:ascii="Arial" w:eastAsia="Arial" w:hAnsi="Arial" w:cs="Arial"/>
          <w:sz w:val="24"/>
          <w:szCs w:val="24"/>
        </w:rPr>
        <w:commentReference w:id="5"/>
      </w:r>
    </w:p>
    <w:p w14:paraId="374682E7" w14:textId="77777777" w:rsidR="00612A99" w:rsidRDefault="00260BE9" w:rsidP="008324AA">
      <w:pPr>
        <w:pStyle w:val="Heading2"/>
        <w:numPr>
          <w:ilvl w:val="1"/>
          <w:numId w:val="7"/>
        </w:numPr>
        <w:ind w:left="720"/>
      </w:pPr>
      <w:bookmarkStart w:id="6" w:name="_Toc241584361"/>
      <w:r>
        <w:t>EAC Transport Corridors</w:t>
      </w:r>
      <w:bookmarkEnd w:id="6"/>
    </w:p>
    <w:p w14:paraId="2718A83E" w14:textId="77777777" w:rsidR="00612A99" w:rsidRDefault="00260BE9" w:rsidP="008324AA">
      <w:pPr>
        <w:spacing w:after="240"/>
        <w:ind w:left="720"/>
        <w:jc w:val="both"/>
        <w:rPr>
          <w:rFonts w:ascii="Arial" w:eastAsia="Arial" w:hAnsi="Arial" w:cs="Arial"/>
          <w:sz w:val="24"/>
          <w:szCs w:val="24"/>
        </w:rPr>
      </w:pPr>
      <w:r>
        <w:rPr>
          <w:rFonts w:ascii="Arial" w:eastAsia="Arial" w:hAnsi="Arial" w:cs="Arial"/>
          <w:sz w:val="24"/>
          <w:szCs w:val="24"/>
        </w:rPr>
        <w:t>There are eleven major corridors in the EAC according to the EAC Infrastructure Road Transport sub-</w:t>
      </w:r>
      <w:commentRangeStart w:id="7"/>
      <w:r>
        <w:rPr>
          <w:rFonts w:ascii="Arial" w:eastAsia="Arial" w:hAnsi="Arial" w:cs="Arial"/>
          <w:sz w:val="24"/>
          <w:szCs w:val="24"/>
        </w:rPr>
        <w:t>sector</w:t>
      </w:r>
      <w:commentRangeEnd w:id="7"/>
      <w:r w:rsidR="00AC16C0">
        <w:rPr>
          <w:rStyle w:val="CommentReference"/>
          <w:rFonts w:ascii="Arial" w:eastAsia="Arial" w:hAnsi="Arial" w:cs="Arial"/>
          <w:sz w:val="24"/>
          <w:szCs w:val="24"/>
        </w:rPr>
        <w:commentReference w:id="7"/>
      </w:r>
      <w:r>
        <w:rPr>
          <w:rFonts w:ascii="Arial" w:eastAsia="Arial" w:hAnsi="Arial" w:cs="Arial"/>
          <w:sz w:val="24"/>
          <w:szCs w:val="24"/>
        </w:rPr>
        <w:t>, namely: Northern Corridor, Central Corridor, Dar-es-Salaam (TAZARA) Corridor, Namanga Corridor, Sumbawanga Corridor, Sirari Corridor, Coastal Corridor, Mtwara Corridor, Tanga Corridor, Gulu Corridor and LAPSSET Corridor, as shown in the map below.</w:t>
      </w:r>
    </w:p>
    <w:p w14:paraId="77FB2192" w14:textId="77777777" w:rsidR="00612A99" w:rsidRDefault="00612A99">
      <w:pPr>
        <w:spacing w:after="240"/>
        <w:jc w:val="both"/>
        <w:rPr>
          <w:rFonts w:ascii="Arial" w:eastAsia="Arial" w:hAnsi="Arial" w:cs="Arial"/>
          <w:sz w:val="24"/>
          <w:szCs w:val="24"/>
        </w:rPr>
      </w:pPr>
    </w:p>
    <w:p w14:paraId="7843D014" w14:textId="77777777" w:rsidR="00612A99" w:rsidRDefault="00260BE9">
      <w:pPr>
        <w:spacing w:after="240"/>
        <w:ind w:left="720"/>
        <w:jc w:val="both"/>
        <w:rPr>
          <w:rFonts w:ascii="Arial" w:eastAsia="Arial" w:hAnsi="Arial" w:cs="Arial"/>
          <w:sz w:val="24"/>
          <w:szCs w:val="24"/>
        </w:rPr>
      </w:pPr>
      <w:r>
        <w:rPr>
          <w:rFonts w:ascii="Arial" w:eastAsia="Arial" w:hAnsi="Arial" w:cs="Arial"/>
          <w:highlight w:val="yellow"/>
        </w:rPr>
        <w:lastRenderedPageBreak/>
        <w:br/>
      </w:r>
      <w:r>
        <w:rPr>
          <w:rFonts w:ascii="Arial" w:eastAsia="Arial" w:hAnsi="Arial" w:cs="Arial"/>
          <w:sz w:val="24"/>
          <w:szCs w:val="24"/>
        </w:rPr>
        <w:t>Figure 1-2: East Africa Community Transport Corridors’ Map</w:t>
      </w:r>
      <w:commentRangeStart w:id="8"/>
      <w:r>
        <w:rPr>
          <w:noProof/>
        </w:rPr>
        <w:drawing>
          <wp:anchor distT="114300" distB="114300" distL="114300" distR="114300" simplePos="0" relativeHeight="251658240" behindDoc="0" locked="0" layoutInCell="1" hidden="0" allowOverlap="1" wp14:anchorId="4337A91D" wp14:editId="495F9F9E">
            <wp:simplePos x="0" y="0"/>
            <wp:positionH relativeFrom="column">
              <wp:posOffset>-409574</wp:posOffset>
            </wp:positionH>
            <wp:positionV relativeFrom="paragraph">
              <wp:posOffset>450733</wp:posOffset>
            </wp:positionV>
            <wp:extent cx="6467475" cy="4383205"/>
            <wp:effectExtent l="0" t="0" r="0" b="0"/>
            <wp:wrapSquare wrapText="bothSides" distT="114300" distB="114300" distL="114300" distR="114300"/>
            <wp:docPr id="1364249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6467475" cy="4383205"/>
                    </a:xfrm>
                    <a:prstGeom prst="rect">
                      <a:avLst/>
                    </a:prstGeom>
                    <a:ln/>
                  </pic:spPr>
                </pic:pic>
              </a:graphicData>
            </a:graphic>
          </wp:anchor>
        </w:drawing>
      </w:r>
      <w:commentRangeEnd w:id="8"/>
      <w:r w:rsidR="004E4D96">
        <w:rPr>
          <w:rStyle w:val="CommentReference"/>
          <w:rFonts w:ascii="Arial" w:eastAsia="Arial" w:hAnsi="Arial" w:cs="Arial"/>
          <w:sz w:val="24"/>
          <w:szCs w:val="24"/>
        </w:rPr>
        <w:commentReference w:id="8"/>
      </w:r>
    </w:p>
    <w:p w14:paraId="5C927AC9" w14:textId="77777777" w:rsidR="00612A99" w:rsidRDefault="00260BE9" w:rsidP="008324AA">
      <w:pPr>
        <w:spacing w:after="240"/>
        <w:ind w:left="720"/>
        <w:jc w:val="both"/>
        <w:rPr>
          <w:rFonts w:ascii="Arial" w:eastAsia="Arial" w:hAnsi="Arial" w:cs="Arial"/>
          <w:sz w:val="24"/>
          <w:szCs w:val="24"/>
        </w:rPr>
      </w:pPr>
      <w:r>
        <w:rPr>
          <w:rFonts w:ascii="Arial" w:eastAsia="Arial" w:hAnsi="Arial" w:cs="Arial"/>
          <w:sz w:val="24"/>
          <w:szCs w:val="24"/>
        </w:rPr>
        <w:t xml:space="preserve">The </w:t>
      </w:r>
      <w:r w:rsidRPr="00B54FC0">
        <w:rPr>
          <w:rFonts w:ascii="Arial" w:eastAsia="Arial" w:hAnsi="Arial" w:cs="Arial"/>
          <w:b/>
          <w:bCs/>
          <w:sz w:val="24"/>
          <w:szCs w:val="24"/>
          <w:rPrChange w:id="9" w:author="Annika BERLIN" w:date="2026-10-02T07:17:00Z" w16du:dateUtc="2026-10-02T04:17:00Z">
            <w:rPr>
              <w:rFonts w:ascii="Arial" w:eastAsia="Arial" w:hAnsi="Arial" w:cs="Arial"/>
              <w:sz w:val="24"/>
              <w:szCs w:val="24"/>
            </w:rPr>
          </w:rPrChange>
        </w:rPr>
        <w:t>Treaty for the Establishment of the East African Community</w:t>
      </w:r>
      <w:r>
        <w:rPr>
          <w:rFonts w:ascii="Arial" w:eastAsia="Arial" w:hAnsi="Arial" w:cs="Arial"/>
          <w:sz w:val="24"/>
          <w:szCs w:val="24"/>
        </w:rPr>
        <w:t xml:space="preserve"> includes cooperation on infrastructure, energy, environment, trade and industrial development, all of which are relevant to the transition to sustainable mobility. The </w:t>
      </w:r>
      <w:r w:rsidRPr="00B54FC0">
        <w:rPr>
          <w:rFonts w:ascii="Arial" w:eastAsia="Arial" w:hAnsi="Arial" w:cs="Arial"/>
          <w:b/>
          <w:bCs/>
          <w:sz w:val="24"/>
          <w:szCs w:val="24"/>
          <w:rPrChange w:id="10" w:author="Annika BERLIN" w:date="2026-10-02T07:17:00Z" w16du:dateUtc="2026-10-02T04:17:00Z">
            <w:rPr>
              <w:rFonts w:ascii="Arial" w:eastAsia="Arial" w:hAnsi="Arial" w:cs="Arial"/>
              <w:sz w:val="24"/>
              <w:szCs w:val="24"/>
            </w:rPr>
          </w:rPrChange>
        </w:rPr>
        <w:t>EAC Vision 2050</w:t>
      </w:r>
      <w:r>
        <w:rPr>
          <w:rFonts w:ascii="Arial" w:eastAsia="Arial" w:hAnsi="Arial" w:cs="Arial"/>
          <w:sz w:val="24"/>
          <w:szCs w:val="24"/>
        </w:rPr>
        <w:t xml:space="preserve"> sets out a long-term ambition to transform the region into an upper-middle-income area through, among other pillars, infrastructure development, </w:t>
      </w:r>
      <w:r w:rsidR="008324AA">
        <w:rPr>
          <w:rFonts w:ascii="Arial" w:eastAsia="Arial" w:hAnsi="Arial" w:cs="Arial"/>
          <w:sz w:val="24"/>
          <w:szCs w:val="24"/>
        </w:rPr>
        <w:t>industrialization</w:t>
      </w:r>
      <w:r>
        <w:rPr>
          <w:rFonts w:ascii="Arial" w:eastAsia="Arial" w:hAnsi="Arial" w:cs="Arial"/>
          <w:sz w:val="24"/>
          <w:szCs w:val="24"/>
        </w:rPr>
        <w:t xml:space="preserve"> and environment and natural resource management. The Vision places emphasis on affordable and efficient regional transport, energy systems and stronger regional competitiveness, making e-mobility a highly relevant cross-sectoral agenda for the Community. Similarly, the </w:t>
      </w:r>
      <w:r w:rsidRPr="00F51E6E">
        <w:rPr>
          <w:rFonts w:ascii="Arial" w:eastAsia="Arial" w:hAnsi="Arial" w:cs="Arial"/>
          <w:b/>
          <w:bCs/>
          <w:sz w:val="24"/>
          <w:szCs w:val="24"/>
          <w:rPrChange w:id="11" w:author="Annika BERLIN" w:date="2026-10-02T07:18:00Z" w16du:dateUtc="2026-10-02T04:18:00Z">
            <w:rPr>
              <w:rFonts w:ascii="Arial" w:eastAsia="Arial" w:hAnsi="Arial" w:cs="Arial"/>
              <w:sz w:val="24"/>
              <w:szCs w:val="24"/>
            </w:rPr>
          </w:rPrChange>
        </w:rPr>
        <w:t>EAC climate framework</w:t>
      </w:r>
      <w:r>
        <w:rPr>
          <w:rFonts w:ascii="Arial" w:eastAsia="Arial" w:hAnsi="Arial" w:cs="Arial"/>
          <w:sz w:val="24"/>
          <w:szCs w:val="24"/>
        </w:rPr>
        <w:t xml:space="preserve"> </w:t>
      </w:r>
      <w:r w:rsidR="008324AA">
        <w:rPr>
          <w:rFonts w:ascii="Arial" w:eastAsia="Arial" w:hAnsi="Arial" w:cs="Arial"/>
          <w:sz w:val="24"/>
          <w:szCs w:val="24"/>
        </w:rPr>
        <w:t>recognizes</w:t>
      </w:r>
      <w:r>
        <w:rPr>
          <w:rFonts w:ascii="Arial" w:eastAsia="Arial" w:hAnsi="Arial" w:cs="Arial"/>
          <w:sz w:val="24"/>
          <w:szCs w:val="24"/>
        </w:rPr>
        <w:t xml:space="preserve"> the need for a coordinated regional response to climate change, including action in energy security, infrastructure and environmental sustainability. The </w:t>
      </w:r>
      <w:r w:rsidRPr="00F51E6E">
        <w:rPr>
          <w:rFonts w:ascii="Arial" w:eastAsia="Arial" w:hAnsi="Arial" w:cs="Arial"/>
          <w:b/>
          <w:bCs/>
          <w:sz w:val="24"/>
          <w:szCs w:val="24"/>
          <w:rPrChange w:id="12" w:author="Annika BERLIN" w:date="2026-10-02T07:18:00Z" w16du:dateUtc="2026-10-02T04:18:00Z">
            <w:rPr>
              <w:rFonts w:ascii="Arial" w:eastAsia="Arial" w:hAnsi="Arial" w:cs="Arial"/>
              <w:sz w:val="24"/>
              <w:szCs w:val="24"/>
            </w:rPr>
          </w:rPrChange>
        </w:rPr>
        <w:t>EAC Climate Change Master Plan</w:t>
      </w:r>
      <w:r>
        <w:rPr>
          <w:rFonts w:ascii="Arial" w:eastAsia="Arial" w:hAnsi="Arial" w:cs="Arial"/>
          <w:sz w:val="24"/>
          <w:szCs w:val="24"/>
        </w:rPr>
        <w:t xml:space="preserve"> identifies infrastructure and energy among the key climate-sensitive sectors requiring regional planning and implementation support.</w:t>
      </w:r>
    </w:p>
    <w:p w14:paraId="7A7D6408" w14:textId="77777777" w:rsidR="00612A99" w:rsidRDefault="00260BE9" w:rsidP="008324AA">
      <w:pPr>
        <w:pStyle w:val="Heading2"/>
        <w:numPr>
          <w:ilvl w:val="1"/>
          <w:numId w:val="7"/>
        </w:numPr>
        <w:ind w:left="720"/>
      </w:pPr>
      <w:bookmarkStart w:id="13" w:name="_Toc241584362"/>
      <w:r>
        <w:lastRenderedPageBreak/>
        <w:t>The United Nations Environment Programme</w:t>
      </w:r>
      <w:bookmarkEnd w:id="13"/>
    </w:p>
    <w:p w14:paraId="37738024" w14:textId="77777777" w:rsidR="00612A99" w:rsidRDefault="00260BE9" w:rsidP="008324AA">
      <w:pPr>
        <w:spacing w:after="240"/>
        <w:ind w:left="720"/>
        <w:jc w:val="both"/>
        <w:rPr>
          <w:rFonts w:ascii="Arial" w:eastAsia="Arial" w:hAnsi="Arial" w:cs="Arial"/>
          <w:sz w:val="24"/>
          <w:szCs w:val="24"/>
        </w:rPr>
      </w:pPr>
      <w:r>
        <w:rPr>
          <w:rFonts w:ascii="Arial" w:eastAsia="Arial" w:hAnsi="Arial" w:cs="Arial"/>
          <w:sz w:val="24"/>
          <w:szCs w:val="24"/>
        </w:rPr>
        <w:t xml:space="preserve">The United Nations Environment Programme (UNEP) is the United Nations systems designated entity for addressing environmental issues at the global and regional level. Its mandate is to coordinate the development of environmental policy consensus by keeping the global environment under review and bringing emerging issues to the attention of governments and the international community for action. </w:t>
      </w:r>
    </w:p>
    <w:p w14:paraId="6507BB05" w14:textId="77777777" w:rsidR="00612A99" w:rsidRDefault="00260BE9" w:rsidP="008324AA">
      <w:pPr>
        <w:spacing w:after="240"/>
        <w:ind w:left="720"/>
        <w:jc w:val="both"/>
        <w:rPr>
          <w:rFonts w:ascii="Arial" w:eastAsia="Arial" w:hAnsi="Arial" w:cs="Arial"/>
          <w:sz w:val="24"/>
          <w:szCs w:val="24"/>
        </w:rPr>
      </w:pPr>
      <w:r>
        <w:rPr>
          <w:rFonts w:ascii="Arial" w:eastAsia="Arial" w:hAnsi="Arial" w:cs="Arial"/>
          <w:sz w:val="24"/>
          <w:szCs w:val="24"/>
        </w:rPr>
        <w:t xml:space="preserve">The overall objective of the Industry and Economy Division of UNEP is to encourage decision makers in government, local authorities and industry to develop and adopt policies, strategies, practices and technologies that promote sustainable patterns of consumption and production, make efficient use of natural resources, ensure safe management of chemicals and contribute to making trade and environment policies mutually supportive. It promotes the development, use and transfer of policies, technologies, economic instruments, managerial practices and other tools that assist in environmentally sound decision-making and the building of corresponding activities. </w:t>
      </w:r>
    </w:p>
    <w:p w14:paraId="749E95C4" w14:textId="77777777" w:rsidR="00612A99" w:rsidRDefault="00260BE9" w:rsidP="008324AA">
      <w:pPr>
        <w:spacing w:after="240"/>
        <w:ind w:left="720"/>
        <w:jc w:val="both"/>
        <w:rPr>
          <w:rFonts w:ascii="Arial" w:eastAsia="Arial" w:hAnsi="Arial" w:cs="Arial"/>
          <w:sz w:val="24"/>
          <w:szCs w:val="24"/>
        </w:rPr>
      </w:pPr>
      <w:r>
        <w:rPr>
          <w:rFonts w:ascii="Arial" w:eastAsia="Arial" w:hAnsi="Arial" w:cs="Arial"/>
          <w:sz w:val="24"/>
          <w:szCs w:val="24"/>
        </w:rPr>
        <w:t>UNEP has been actively supporting electric mobility initiatives globally and across Africa, including in several East African Community Partner States, and has contributed to harmonising fuel and emission standards in Africa to create stronger demand signals and a more coherent electric mobility market.</w:t>
      </w:r>
    </w:p>
    <w:p w14:paraId="02E47013" w14:textId="77777777" w:rsidR="00612A99" w:rsidRDefault="00260BE9" w:rsidP="008324AA">
      <w:pPr>
        <w:spacing w:after="240"/>
        <w:ind w:left="720"/>
        <w:jc w:val="both"/>
        <w:rPr>
          <w:rFonts w:ascii="Arial" w:eastAsia="Arial" w:hAnsi="Arial" w:cs="Arial"/>
          <w:sz w:val="24"/>
          <w:szCs w:val="24"/>
        </w:rPr>
      </w:pPr>
      <w:r>
        <w:rPr>
          <w:rFonts w:ascii="Arial" w:eastAsia="Arial" w:hAnsi="Arial" w:cs="Arial"/>
          <w:sz w:val="24"/>
          <w:szCs w:val="24"/>
        </w:rPr>
        <w:t>This assignment will be managed by the Sustainable Mobility Unit of UNEP.</w:t>
      </w:r>
    </w:p>
    <w:p w14:paraId="10AC43B9" w14:textId="77777777" w:rsidR="00612A99" w:rsidRDefault="00260BE9" w:rsidP="00013C59">
      <w:pPr>
        <w:pStyle w:val="Heading2"/>
        <w:numPr>
          <w:ilvl w:val="1"/>
          <w:numId w:val="7"/>
        </w:numPr>
        <w:ind w:left="720"/>
      </w:pPr>
      <w:bookmarkStart w:id="14" w:name="_Toc241584363"/>
      <w:r>
        <w:t>Contract Particulars and Effective Date</w:t>
      </w:r>
      <w:bookmarkEnd w:id="14"/>
      <w:r>
        <w:t xml:space="preserve"> </w:t>
      </w:r>
    </w:p>
    <w:p w14:paraId="3BAEDA3D" w14:textId="77777777" w:rsidR="00612A99" w:rsidRDefault="00260BE9" w:rsidP="008324AA">
      <w:pPr>
        <w:ind w:firstLine="720"/>
        <w:rPr>
          <w:rFonts w:ascii="Arial" w:eastAsia="Arial" w:hAnsi="Arial" w:cs="Arial"/>
          <w:sz w:val="24"/>
          <w:szCs w:val="24"/>
        </w:rPr>
      </w:pPr>
      <w:r>
        <w:rPr>
          <w:rFonts w:ascii="Arial" w:eastAsia="Arial" w:hAnsi="Arial" w:cs="Arial"/>
          <w:sz w:val="24"/>
          <w:szCs w:val="24"/>
        </w:rPr>
        <w:t xml:space="preserve">Table 1-1: </w:t>
      </w:r>
      <w:commentRangeStart w:id="15"/>
      <w:r>
        <w:rPr>
          <w:rFonts w:ascii="Arial" w:eastAsia="Arial" w:hAnsi="Arial" w:cs="Arial"/>
          <w:sz w:val="24"/>
          <w:szCs w:val="24"/>
        </w:rPr>
        <w:t>Contract particulars</w:t>
      </w:r>
      <w:commentRangeEnd w:id="15"/>
      <w:r w:rsidR="0013327E">
        <w:rPr>
          <w:rStyle w:val="CommentReference"/>
          <w:rFonts w:ascii="Arial" w:eastAsia="Arial" w:hAnsi="Arial" w:cs="Arial"/>
          <w:sz w:val="24"/>
          <w:szCs w:val="24"/>
        </w:rPr>
        <w:commentReference w:id="15"/>
      </w:r>
    </w:p>
    <w:sdt>
      <w:sdtPr>
        <w:tag w:val="goog_rdk_1"/>
        <w:id w:val="-1359546246"/>
        <w:lock w:val="contentLocked"/>
      </w:sdtPr>
      <w:sdtContent>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6030"/>
          </w:tblGrid>
          <w:tr w:rsidR="00612A99" w14:paraId="25E00F7C" w14:textId="77777777">
            <w:tc>
              <w:tcPr>
                <w:tcW w:w="2610" w:type="dxa"/>
                <w:shd w:val="clear" w:color="auto" w:fill="00FFFF"/>
                <w:tcMar>
                  <w:top w:w="100" w:type="dxa"/>
                  <w:left w:w="100" w:type="dxa"/>
                  <w:bottom w:w="100" w:type="dxa"/>
                  <w:right w:w="100" w:type="dxa"/>
                </w:tcMar>
              </w:tcPr>
              <w:p w14:paraId="3DF73253"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Item</w:t>
                </w:r>
              </w:p>
            </w:tc>
            <w:tc>
              <w:tcPr>
                <w:tcW w:w="6030" w:type="dxa"/>
                <w:shd w:val="clear" w:color="auto" w:fill="00FFFF"/>
                <w:tcMar>
                  <w:top w:w="100" w:type="dxa"/>
                  <w:left w:w="100" w:type="dxa"/>
                  <w:bottom w:w="100" w:type="dxa"/>
                  <w:right w:w="100" w:type="dxa"/>
                </w:tcMar>
              </w:tcPr>
              <w:p w14:paraId="4F525DAA"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Particulars</w:t>
                </w:r>
              </w:p>
            </w:tc>
          </w:tr>
          <w:tr w:rsidR="00612A99" w14:paraId="26D57F1B" w14:textId="77777777">
            <w:tc>
              <w:tcPr>
                <w:tcW w:w="2610" w:type="dxa"/>
                <w:tcMar>
                  <w:top w:w="100" w:type="dxa"/>
                  <w:left w:w="100" w:type="dxa"/>
                  <w:bottom w:w="100" w:type="dxa"/>
                  <w:right w:w="100" w:type="dxa"/>
                </w:tcMar>
              </w:tcPr>
              <w:p w14:paraId="1FBEE1E3"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Assignment</w:t>
                </w:r>
              </w:p>
            </w:tc>
            <w:tc>
              <w:tcPr>
                <w:tcW w:w="6030" w:type="dxa"/>
                <w:tcMar>
                  <w:top w:w="100" w:type="dxa"/>
                  <w:left w:w="100" w:type="dxa"/>
                  <w:bottom w:w="100" w:type="dxa"/>
                  <w:right w:w="100" w:type="dxa"/>
                </w:tcMar>
              </w:tcPr>
              <w:p w14:paraId="78EC9322"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Consultancy Services for the Development on an EAC E-Mobility Policy and Strategy</w:t>
                </w:r>
              </w:p>
            </w:tc>
          </w:tr>
          <w:tr w:rsidR="00612A99" w14:paraId="0886320D" w14:textId="77777777">
            <w:tc>
              <w:tcPr>
                <w:tcW w:w="2610" w:type="dxa"/>
                <w:tcMar>
                  <w:top w:w="100" w:type="dxa"/>
                  <w:left w:w="100" w:type="dxa"/>
                  <w:bottom w:w="100" w:type="dxa"/>
                  <w:right w:w="100" w:type="dxa"/>
                </w:tcMar>
              </w:tcPr>
              <w:p w14:paraId="6779FD1B"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Client</w:t>
                </w:r>
              </w:p>
            </w:tc>
            <w:tc>
              <w:tcPr>
                <w:tcW w:w="6030" w:type="dxa"/>
                <w:tcMar>
                  <w:top w:w="100" w:type="dxa"/>
                  <w:left w:w="100" w:type="dxa"/>
                  <w:bottom w:w="100" w:type="dxa"/>
                  <w:right w:w="100" w:type="dxa"/>
                </w:tcMar>
              </w:tcPr>
              <w:p w14:paraId="4DEFEDE4"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The United Nations Environment Programme, Sustainable Mobility Unit</w:t>
                </w:r>
              </w:p>
            </w:tc>
          </w:tr>
          <w:tr w:rsidR="00612A99" w14:paraId="40FF9F18" w14:textId="77777777">
            <w:tc>
              <w:tcPr>
                <w:tcW w:w="2610" w:type="dxa"/>
                <w:tcMar>
                  <w:top w:w="100" w:type="dxa"/>
                  <w:left w:w="100" w:type="dxa"/>
                  <w:bottom w:w="100" w:type="dxa"/>
                  <w:right w:w="100" w:type="dxa"/>
                </w:tcMar>
              </w:tcPr>
              <w:p w14:paraId="1F3AD79E"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Recipient</w:t>
                </w:r>
              </w:p>
            </w:tc>
            <w:tc>
              <w:tcPr>
                <w:tcW w:w="6030" w:type="dxa"/>
                <w:tcMar>
                  <w:top w:w="100" w:type="dxa"/>
                  <w:left w:w="100" w:type="dxa"/>
                  <w:bottom w:w="100" w:type="dxa"/>
                  <w:right w:w="100" w:type="dxa"/>
                </w:tcMar>
              </w:tcPr>
              <w:p w14:paraId="2F6E9966"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The East African Community</w:t>
                </w:r>
              </w:p>
            </w:tc>
          </w:tr>
          <w:tr w:rsidR="00612A99" w14:paraId="6CEA07F4" w14:textId="77777777">
            <w:tc>
              <w:tcPr>
                <w:tcW w:w="2610" w:type="dxa"/>
                <w:tcMar>
                  <w:top w:w="100" w:type="dxa"/>
                  <w:left w:w="100" w:type="dxa"/>
                  <w:bottom w:w="100" w:type="dxa"/>
                  <w:right w:w="100" w:type="dxa"/>
                </w:tcMar>
              </w:tcPr>
              <w:p w14:paraId="298728AC"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Programme Reference</w:t>
                </w:r>
              </w:p>
            </w:tc>
            <w:tc>
              <w:tcPr>
                <w:tcW w:w="6030" w:type="dxa"/>
                <w:tcMar>
                  <w:top w:w="100" w:type="dxa"/>
                  <w:left w:w="100" w:type="dxa"/>
                  <w:bottom w:w="100" w:type="dxa"/>
                  <w:right w:w="100" w:type="dxa"/>
                </w:tcMar>
              </w:tcPr>
              <w:p w14:paraId="413016DE"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 xml:space="preserve">JO 283547:UNEP ODED IED IIB MU </w:t>
                </w:r>
              </w:p>
            </w:tc>
          </w:tr>
          <w:tr w:rsidR="00612A99" w14:paraId="2C5A9A7C" w14:textId="77777777">
            <w:tc>
              <w:tcPr>
                <w:tcW w:w="2610" w:type="dxa"/>
                <w:tcMar>
                  <w:top w:w="100" w:type="dxa"/>
                  <w:left w:w="100" w:type="dxa"/>
                  <w:bottom w:w="100" w:type="dxa"/>
                  <w:right w:w="100" w:type="dxa"/>
                </w:tcMar>
              </w:tcPr>
              <w:p w14:paraId="69401C84"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Contract Reference</w:t>
                </w:r>
              </w:p>
            </w:tc>
            <w:tc>
              <w:tcPr>
                <w:tcW w:w="6030" w:type="dxa"/>
                <w:tcMar>
                  <w:top w:w="100" w:type="dxa"/>
                  <w:left w:w="100" w:type="dxa"/>
                  <w:bottom w:w="100" w:type="dxa"/>
                  <w:right w:w="100" w:type="dxa"/>
                </w:tcMar>
              </w:tcPr>
              <w:p w14:paraId="5B92DDFA"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 xml:space="preserve">PO 2500411512 </w:t>
                </w:r>
              </w:p>
            </w:tc>
          </w:tr>
          <w:tr w:rsidR="00612A99" w14:paraId="3290B622" w14:textId="77777777">
            <w:tc>
              <w:tcPr>
                <w:tcW w:w="2610" w:type="dxa"/>
                <w:tcMar>
                  <w:top w:w="100" w:type="dxa"/>
                  <w:left w:w="100" w:type="dxa"/>
                  <w:bottom w:w="100" w:type="dxa"/>
                  <w:right w:w="100" w:type="dxa"/>
                </w:tcMar>
              </w:tcPr>
              <w:p w14:paraId="2AE558A5"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Consultant</w:t>
                </w:r>
              </w:p>
            </w:tc>
            <w:tc>
              <w:tcPr>
                <w:tcW w:w="6030" w:type="dxa"/>
                <w:tcMar>
                  <w:top w:w="100" w:type="dxa"/>
                  <w:left w:w="100" w:type="dxa"/>
                  <w:bottom w:w="100" w:type="dxa"/>
                  <w:right w:w="100" w:type="dxa"/>
                </w:tcMar>
              </w:tcPr>
              <w:p w14:paraId="3B86845D"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Eng. Hosea Nyangweso</w:t>
                </w:r>
              </w:p>
            </w:tc>
          </w:tr>
          <w:tr w:rsidR="00612A99" w14:paraId="68369B85" w14:textId="77777777">
            <w:tc>
              <w:tcPr>
                <w:tcW w:w="2610" w:type="dxa"/>
                <w:tcMar>
                  <w:top w:w="100" w:type="dxa"/>
                  <w:left w:w="100" w:type="dxa"/>
                  <w:bottom w:w="100" w:type="dxa"/>
                  <w:right w:w="100" w:type="dxa"/>
                </w:tcMar>
              </w:tcPr>
              <w:p w14:paraId="74A801BA"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Effective Date</w:t>
                </w:r>
              </w:p>
            </w:tc>
            <w:tc>
              <w:tcPr>
                <w:tcW w:w="6030" w:type="dxa"/>
                <w:tcMar>
                  <w:top w:w="100" w:type="dxa"/>
                  <w:left w:w="100" w:type="dxa"/>
                  <w:bottom w:w="100" w:type="dxa"/>
                  <w:right w:w="100" w:type="dxa"/>
                </w:tcMar>
              </w:tcPr>
              <w:p w14:paraId="6C57326E"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15th September 2026</w:t>
                </w:r>
              </w:p>
            </w:tc>
          </w:tr>
          <w:tr w:rsidR="00612A99" w14:paraId="179F3785" w14:textId="77777777">
            <w:tc>
              <w:tcPr>
                <w:tcW w:w="2610" w:type="dxa"/>
                <w:tcMar>
                  <w:top w:w="100" w:type="dxa"/>
                  <w:left w:w="100" w:type="dxa"/>
                  <w:bottom w:w="100" w:type="dxa"/>
                  <w:right w:w="100" w:type="dxa"/>
                </w:tcMar>
              </w:tcPr>
              <w:p w14:paraId="11F93D5F"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lastRenderedPageBreak/>
                  <w:t>Duration</w:t>
                </w:r>
              </w:p>
            </w:tc>
            <w:tc>
              <w:tcPr>
                <w:tcW w:w="6030" w:type="dxa"/>
                <w:tcMar>
                  <w:top w:w="100" w:type="dxa"/>
                  <w:left w:w="100" w:type="dxa"/>
                  <w:bottom w:w="100" w:type="dxa"/>
                  <w:right w:w="100" w:type="dxa"/>
                </w:tcMar>
              </w:tcPr>
              <w:p w14:paraId="21B42940"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Six (06) Months</w:t>
                </w:r>
              </w:p>
            </w:tc>
          </w:tr>
          <w:tr w:rsidR="00612A99" w14:paraId="0EE10F53" w14:textId="77777777">
            <w:tc>
              <w:tcPr>
                <w:tcW w:w="2610" w:type="dxa"/>
                <w:tcMar>
                  <w:top w:w="100" w:type="dxa"/>
                  <w:left w:w="100" w:type="dxa"/>
                  <w:bottom w:w="100" w:type="dxa"/>
                  <w:right w:w="100" w:type="dxa"/>
                </w:tcMar>
              </w:tcPr>
              <w:p w14:paraId="5221B6CB"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Contract end date</w:t>
                </w:r>
              </w:p>
            </w:tc>
            <w:tc>
              <w:tcPr>
                <w:tcW w:w="6030" w:type="dxa"/>
                <w:tcMar>
                  <w:top w:w="100" w:type="dxa"/>
                  <w:left w:w="100" w:type="dxa"/>
                  <w:bottom w:w="100" w:type="dxa"/>
                  <w:right w:w="100" w:type="dxa"/>
                </w:tcMar>
              </w:tcPr>
              <w:p w14:paraId="726E5C8A"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15th March 2027</w:t>
                </w:r>
              </w:p>
            </w:tc>
          </w:tr>
          <w:tr w:rsidR="00612A99" w14:paraId="5535E19F" w14:textId="77777777">
            <w:tc>
              <w:tcPr>
                <w:tcW w:w="2610" w:type="dxa"/>
                <w:tcMar>
                  <w:top w:w="100" w:type="dxa"/>
                  <w:left w:w="100" w:type="dxa"/>
                  <w:bottom w:w="100" w:type="dxa"/>
                  <w:right w:w="100" w:type="dxa"/>
                </w:tcMar>
              </w:tcPr>
              <w:p w14:paraId="6B1599EC"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Reporting lines</w:t>
                </w:r>
              </w:p>
            </w:tc>
            <w:tc>
              <w:tcPr>
                <w:tcW w:w="6030" w:type="dxa"/>
                <w:tcMar>
                  <w:top w:w="100" w:type="dxa"/>
                  <w:left w:w="100" w:type="dxa"/>
                  <w:bottom w:w="100" w:type="dxa"/>
                  <w:right w:w="100" w:type="dxa"/>
                </w:tcMar>
              </w:tcPr>
              <w:p w14:paraId="36BEEA78"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UNEP  (Sustainable Mobility Unit) and EAC (Directorate of Infrastructure, Transport and Works Department)</w:t>
                </w:r>
              </w:p>
            </w:tc>
          </w:tr>
          <w:tr w:rsidR="00612A99" w14:paraId="6545999B" w14:textId="77777777">
            <w:tc>
              <w:tcPr>
                <w:tcW w:w="2610" w:type="dxa"/>
                <w:tcMar>
                  <w:top w:w="100" w:type="dxa"/>
                  <w:left w:w="100" w:type="dxa"/>
                  <w:bottom w:w="100" w:type="dxa"/>
                  <w:right w:w="100" w:type="dxa"/>
                </w:tcMar>
              </w:tcPr>
              <w:p w14:paraId="0F1D7D69"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Deliverables</w:t>
                </w:r>
              </w:p>
            </w:tc>
            <w:tc>
              <w:tcPr>
                <w:tcW w:w="6030" w:type="dxa"/>
                <w:tcMar>
                  <w:top w:w="100" w:type="dxa"/>
                  <w:left w:w="100" w:type="dxa"/>
                  <w:bottom w:w="100" w:type="dxa"/>
                  <w:right w:w="100" w:type="dxa"/>
                </w:tcMar>
              </w:tcPr>
              <w:p w14:paraId="7960E727"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b/>
                    <w:bCs/>
                    <w:sz w:val="24"/>
                    <w:szCs w:val="24"/>
                  </w:rPr>
                </w:pPr>
              </w:p>
              <w:sdt>
                <w:sdtPr>
                  <w:tag w:val="goog_rdk_0"/>
                  <w:id w:val="783887814"/>
                  <w:lock w:val="contentLocked"/>
                </w:sdtPr>
                <w:sdtContent>
                  <w:tbl>
                    <w:tblPr>
                      <w:tblStyle w:val="a0"/>
                      <w:tblW w:w="5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4575"/>
                    </w:tblGrid>
                    <w:tr w:rsidR="00612A99" w14:paraId="5D2F760A" w14:textId="77777777">
                      <w:trPr>
                        <w:trHeight w:val="720"/>
                      </w:trPr>
                      <w:tc>
                        <w:tcPr>
                          <w:tcW w:w="1215" w:type="dxa"/>
                          <w:shd w:val="clear" w:color="auto" w:fill="B7B7B7"/>
                          <w:tcMar>
                            <w:top w:w="100" w:type="dxa"/>
                            <w:left w:w="100" w:type="dxa"/>
                            <w:bottom w:w="100" w:type="dxa"/>
                            <w:right w:w="100" w:type="dxa"/>
                          </w:tcMar>
                        </w:tcPr>
                        <w:p w14:paraId="1590C459"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Delivery No.</w:t>
                          </w:r>
                        </w:p>
                      </w:tc>
                      <w:tc>
                        <w:tcPr>
                          <w:tcW w:w="4575" w:type="dxa"/>
                          <w:shd w:val="clear" w:color="auto" w:fill="B7B7B7"/>
                          <w:tcMar>
                            <w:top w:w="100" w:type="dxa"/>
                            <w:left w:w="100" w:type="dxa"/>
                            <w:bottom w:w="100" w:type="dxa"/>
                            <w:right w:w="100" w:type="dxa"/>
                          </w:tcMar>
                        </w:tcPr>
                        <w:p w14:paraId="6DC94380"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Description</w:t>
                          </w:r>
                        </w:p>
                      </w:tc>
                    </w:tr>
                    <w:tr w:rsidR="00612A99" w14:paraId="172AD186" w14:textId="77777777">
                      <w:tc>
                        <w:tcPr>
                          <w:tcW w:w="1215" w:type="dxa"/>
                          <w:shd w:val="clear" w:color="auto" w:fill="00FF00"/>
                          <w:tcMar>
                            <w:top w:w="100" w:type="dxa"/>
                            <w:left w:w="100" w:type="dxa"/>
                            <w:bottom w:w="100" w:type="dxa"/>
                            <w:right w:w="100" w:type="dxa"/>
                          </w:tcMar>
                        </w:tcPr>
                        <w:p w14:paraId="00D0573F"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1</w:t>
                          </w:r>
                        </w:p>
                      </w:tc>
                      <w:tc>
                        <w:tcPr>
                          <w:tcW w:w="4575" w:type="dxa"/>
                          <w:shd w:val="clear" w:color="auto" w:fill="00FF00"/>
                          <w:tcMar>
                            <w:top w:w="100" w:type="dxa"/>
                            <w:left w:w="100" w:type="dxa"/>
                            <w:bottom w:w="100" w:type="dxa"/>
                            <w:right w:w="100" w:type="dxa"/>
                          </w:tcMar>
                        </w:tcPr>
                        <w:p w14:paraId="53AFB7CB"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Inception Report (This report)</w:t>
                          </w:r>
                        </w:p>
                      </w:tc>
                    </w:tr>
                    <w:tr w:rsidR="00612A99" w14:paraId="458E45A0" w14:textId="77777777">
                      <w:tc>
                        <w:tcPr>
                          <w:tcW w:w="1215" w:type="dxa"/>
                          <w:tcMar>
                            <w:top w:w="100" w:type="dxa"/>
                            <w:left w:w="100" w:type="dxa"/>
                            <w:bottom w:w="100" w:type="dxa"/>
                            <w:right w:w="100" w:type="dxa"/>
                          </w:tcMar>
                        </w:tcPr>
                        <w:p w14:paraId="60B4BA66"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2</w:t>
                          </w:r>
                        </w:p>
                      </w:tc>
                      <w:tc>
                        <w:tcPr>
                          <w:tcW w:w="4575" w:type="dxa"/>
                          <w:tcMar>
                            <w:top w:w="100" w:type="dxa"/>
                            <w:left w:w="100" w:type="dxa"/>
                            <w:bottom w:w="100" w:type="dxa"/>
                            <w:right w:w="100" w:type="dxa"/>
                          </w:tcMar>
                        </w:tcPr>
                        <w:p w14:paraId="105FC827"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 xml:space="preserve">Draft Diagnostic and Assessment Report. </w:t>
                          </w:r>
                        </w:p>
                      </w:tc>
                    </w:tr>
                    <w:tr w:rsidR="00612A99" w14:paraId="2ED75690" w14:textId="77777777">
                      <w:tc>
                        <w:tcPr>
                          <w:tcW w:w="1215" w:type="dxa"/>
                          <w:tcMar>
                            <w:top w:w="100" w:type="dxa"/>
                            <w:left w:w="100" w:type="dxa"/>
                            <w:bottom w:w="100" w:type="dxa"/>
                            <w:right w:w="100" w:type="dxa"/>
                          </w:tcMar>
                        </w:tcPr>
                        <w:p w14:paraId="7E11F392"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3</w:t>
                          </w:r>
                        </w:p>
                      </w:tc>
                      <w:tc>
                        <w:tcPr>
                          <w:tcW w:w="4575" w:type="dxa"/>
                          <w:tcMar>
                            <w:top w:w="100" w:type="dxa"/>
                            <w:left w:w="100" w:type="dxa"/>
                            <w:bottom w:w="100" w:type="dxa"/>
                            <w:right w:w="100" w:type="dxa"/>
                          </w:tcMar>
                        </w:tcPr>
                        <w:p w14:paraId="11BA3030"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Final Diagnostic and Assessment Report</w:t>
                          </w:r>
                        </w:p>
                      </w:tc>
                    </w:tr>
                    <w:tr w:rsidR="00612A99" w14:paraId="382598A2" w14:textId="77777777">
                      <w:tc>
                        <w:tcPr>
                          <w:tcW w:w="1215" w:type="dxa"/>
                          <w:tcMar>
                            <w:top w:w="100" w:type="dxa"/>
                            <w:left w:w="100" w:type="dxa"/>
                            <w:bottom w:w="100" w:type="dxa"/>
                            <w:right w:w="100" w:type="dxa"/>
                          </w:tcMar>
                        </w:tcPr>
                        <w:p w14:paraId="1620A3D6"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4</w:t>
                          </w:r>
                        </w:p>
                      </w:tc>
                      <w:tc>
                        <w:tcPr>
                          <w:tcW w:w="4575" w:type="dxa"/>
                          <w:tcMar>
                            <w:top w:w="100" w:type="dxa"/>
                            <w:left w:w="100" w:type="dxa"/>
                            <w:bottom w:w="100" w:type="dxa"/>
                            <w:right w:w="100" w:type="dxa"/>
                          </w:tcMar>
                        </w:tcPr>
                        <w:p w14:paraId="7D3A1431"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Draft EAC Regional E-Mobility Strategy and Policy</w:t>
                          </w:r>
                        </w:p>
                      </w:tc>
                    </w:tr>
                    <w:tr w:rsidR="00612A99" w14:paraId="39BFCA47" w14:textId="77777777">
                      <w:tc>
                        <w:tcPr>
                          <w:tcW w:w="1215" w:type="dxa"/>
                          <w:tcMar>
                            <w:top w:w="100" w:type="dxa"/>
                            <w:left w:w="100" w:type="dxa"/>
                            <w:bottom w:w="100" w:type="dxa"/>
                            <w:right w:w="100" w:type="dxa"/>
                          </w:tcMar>
                        </w:tcPr>
                        <w:p w14:paraId="155D4A02"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5</w:t>
                          </w:r>
                        </w:p>
                      </w:tc>
                      <w:tc>
                        <w:tcPr>
                          <w:tcW w:w="4575" w:type="dxa"/>
                          <w:tcMar>
                            <w:top w:w="100" w:type="dxa"/>
                            <w:left w:w="100" w:type="dxa"/>
                            <w:bottom w:w="100" w:type="dxa"/>
                            <w:right w:w="100" w:type="dxa"/>
                          </w:tcMar>
                        </w:tcPr>
                        <w:p w14:paraId="36ECE952"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Draft Implementation Roadmap and Action Plan</w:t>
                          </w:r>
                        </w:p>
                      </w:tc>
                    </w:tr>
                    <w:tr w:rsidR="00612A99" w14:paraId="7CEBD334" w14:textId="77777777">
                      <w:tc>
                        <w:tcPr>
                          <w:tcW w:w="1215" w:type="dxa"/>
                          <w:tcMar>
                            <w:top w:w="100" w:type="dxa"/>
                            <w:left w:w="100" w:type="dxa"/>
                            <w:bottom w:w="100" w:type="dxa"/>
                            <w:right w:w="100" w:type="dxa"/>
                          </w:tcMar>
                        </w:tcPr>
                        <w:p w14:paraId="0DBFD751"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6</w:t>
                          </w:r>
                        </w:p>
                      </w:tc>
                      <w:tc>
                        <w:tcPr>
                          <w:tcW w:w="4575" w:type="dxa"/>
                          <w:tcMar>
                            <w:top w:w="100" w:type="dxa"/>
                            <w:left w:w="100" w:type="dxa"/>
                            <w:bottom w:w="100" w:type="dxa"/>
                            <w:right w:w="100" w:type="dxa"/>
                          </w:tcMar>
                        </w:tcPr>
                        <w:p w14:paraId="13B409E2"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Draft Monitoring, Evaluation and Learning Framework</w:t>
                          </w:r>
                        </w:p>
                      </w:tc>
                    </w:tr>
                    <w:tr w:rsidR="00612A99" w14:paraId="3E00D350" w14:textId="77777777">
                      <w:tc>
                        <w:tcPr>
                          <w:tcW w:w="1215" w:type="dxa"/>
                          <w:tcMar>
                            <w:top w:w="100" w:type="dxa"/>
                            <w:left w:w="100" w:type="dxa"/>
                            <w:bottom w:w="100" w:type="dxa"/>
                            <w:right w:w="100" w:type="dxa"/>
                          </w:tcMar>
                        </w:tcPr>
                        <w:p w14:paraId="7E126341"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7</w:t>
                          </w:r>
                        </w:p>
                      </w:tc>
                      <w:tc>
                        <w:tcPr>
                          <w:tcW w:w="4575" w:type="dxa"/>
                          <w:tcMar>
                            <w:top w:w="100" w:type="dxa"/>
                            <w:left w:w="100" w:type="dxa"/>
                            <w:bottom w:w="100" w:type="dxa"/>
                            <w:right w:w="100" w:type="dxa"/>
                          </w:tcMar>
                        </w:tcPr>
                        <w:p w14:paraId="2276AE13"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Final EAC Regional E-Mobility Strategy and Policy</w:t>
                          </w:r>
                        </w:p>
                      </w:tc>
                    </w:tr>
                    <w:tr w:rsidR="00612A99" w14:paraId="4F5E9D52" w14:textId="77777777">
                      <w:tc>
                        <w:tcPr>
                          <w:tcW w:w="1215" w:type="dxa"/>
                          <w:tcMar>
                            <w:top w:w="100" w:type="dxa"/>
                            <w:left w:w="100" w:type="dxa"/>
                            <w:bottom w:w="100" w:type="dxa"/>
                            <w:right w:w="100" w:type="dxa"/>
                          </w:tcMar>
                        </w:tcPr>
                        <w:p w14:paraId="40B777AF"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8</w:t>
                          </w:r>
                        </w:p>
                      </w:tc>
                      <w:tc>
                        <w:tcPr>
                          <w:tcW w:w="4575" w:type="dxa"/>
                          <w:tcMar>
                            <w:top w:w="100" w:type="dxa"/>
                            <w:left w:w="100" w:type="dxa"/>
                            <w:bottom w:w="100" w:type="dxa"/>
                            <w:right w:w="100" w:type="dxa"/>
                          </w:tcMar>
                        </w:tcPr>
                        <w:p w14:paraId="59774353"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Final Implementation Roadmap and Action Plan</w:t>
                          </w:r>
                        </w:p>
                      </w:tc>
                    </w:tr>
                    <w:tr w:rsidR="00612A99" w14:paraId="488B76A0" w14:textId="77777777">
                      <w:tc>
                        <w:tcPr>
                          <w:tcW w:w="1215" w:type="dxa"/>
                          <w:tcMar>
                            <w:top w:w="100" w:type="dxa"/>
                            <w:left w:w="100" w:type="dxa"/>
                            <w:bottom w:w="100" w:type="dxa"/>
                            <w:right w:w="100" w:type="dxa"/>
                          </w:tcMar>
                        </w:tcPr>
                        <w:p w14:paraId="7BC62847"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9</w:t>
                          </w:r>
                        </w:p>
                      </w:tc>
                      <w:tc>
                        <w:tcPr>
                          <w:tcW w:w="4575" w:type="dxa"/>
                          <w:tcMar>
                            <w:top w:w="100" w:type="dxa"/>
                            <w:left w:w="100" w:type="dxa"/>
                            <w:bottom w:w="100" w:type="dxa"/>
                            <w:right w:w="100" w:type="dxa"/>
                          </w:tcMar>
                        </w:tcPr>
                        <w:p w14:paraId="7C0435A8" w14:textId="77777777" w:rsidR="00612A99" w:rsidRDefault="00260BE9">
                          <w:pPr>
                            <w:widowControl w:val="0"/>
                            <w:spacing w:after="0" w:line="240" w:lineRule="auto"/>
                            <w:jc w:val="both"/>
                            <w:rPr>
                              <w:rFonts w:ascii="Arial" w:eastAsia="Arial" w:hAnsi="Arial" w:cs="Arial"/>
                              <w:b/>
                              <w:bCs/>
                              <w:sz w:val="24"/>
                              <w:szCs w:val="24"/>
                            </w:rPr>
                          </w:pPr>
                          <w:r>
                            <w:rPr>
                              <w:rFonts w:ascii="Arial" w:eastAsia="Arial" w:hAnsi="Arial" w:cs="Arial"/>
                              <w:b/>
                              <w:bCs/>
                              <w:sz w:val="24"/>
                              <w:szCs w:val="24"/>
                            </w:rPr>
                            <w:t xml:space="preserve">Final Monitoring, Evaluation and Learning Framework </w:t>
                          </w:r>
                        </w:p>
                      </w:tc>
                    </w:tr>
                  </w:tbl>
                </w:sdtContent>
              </w:sdt>
              <w:p w14:paraId="2952B710" w14:textId="77777777" w:rsidR="00612A99" w:rsidRDefault="00000000">
                <w:pPr>
                  <w:widowControl w:val="0"/>
                  <w:pBdr>
                    <w:top w:val="nil"/>
                    <w:left w:val="nil"/>
                    <w:bottom w:val="nil"/>
                    <w:right w:val="nil"/>
                    <w:between w:val="nil"/>
                  </w:pBdr>
                  <w:spacing w:after="0" w:line="240" w:lineRule="auto"/>
                  <w:jc w:val="both"/>
                  <w:rPr>
                    <w:rFonts w:ascii="Arial" w:eastAsia="Arial" w:hAnsi="Arial" w:cs="Arial"/>
                    <w:b/>
                    <w:bCs/>
                    <w:sz w:val="24"/>
                    <w:szCs w:val="24"/>
                  </w:rPr>
                </w:pPr>
              </w:p>
            </w:tc>
          </w:tr>
        </w:tbl>
      </w:sdtContent>
    </w:sdt>
    <w:p w14:paraId="3A22C360" w14:textId="77777777" w:rsidR="00612A99" w:rsidRDefault="00612A99">
      <w:pPr>
        <w:spacing w:after="240"/>
        <w:ind w:left="720"/>
        <w:jc w:val="both"/>
        <w:rPr>
          <w:rFonts w:ascii="Arial" w:eastAsia="Arial" w:hAnsi="Arial" w:cs="Arial"/>
          <w:b/>
          <w:bCs/>
          <w:sz w:val="24"/>
          <w:szCs w:val="24"/>
        </w:rPr>
      </w:pPr>
    </w:p>
    <w:p w14:paraId="62ADFB36" w14:textId="77777777" w:rsidR="00612A99" w:rsidRDefault="00260BE9" w:rsidP="00013C59">
      <w:pPr>
        <w:pStyle w:val="Heading2"/>
        <w:numPr>
          <w:ilvl w:val="1"/>
          <w:numId w:val="7"/>
        </w:numPr>
        <w:ind w:left="720"/>
      </w:pPr>
      <w:bookmarkStart w:id="16" w:name="_Toc241584364"/>
      <w:r>
        <w:t>Purpose and Structure of this Report</w:t>
      </w:r>
      <w:bookmarkEnd w:id="16"/>
      <w:r>
        <w:t xml:space="preserve"> </w:t>
      </w:r>
    </w:p>
    <w:p w14:paraId="478B2F71" w14:textId="77777777" w:rsidR="00612A99" w:rsidRDefault="00260BE9" w:rsidP="00013C59">
      <w:pPr>
        <w:ind w:left="720"/>
        <w:jc w:val="both"/>
        <w:rPr>
          <w:rFonts w:ascii="Arial" w:eastAsia="Arial" w:hAnsi="Arial" w:cs="Arial"/>
          <w:sz w:val="24"/>
          <w:szCs w:val="24"/>
        </w:rPr>
      </w:pPr>
      <w:r>
        <w:rPr>
          <w:rFonts w:ascii="Arial" w:eastAsia="Arial" w:hAnsi="Arial" w:cs="Arial"/>
          <w:sz w:val="24"/>
          <w:szCs w:val="24"/>
        </w:rPr>
        <w:t>This Inception Report is the first deliverable of the assignment. It records the preliminary work undertaken during the inception period, including baseline data and stakeholder mapping, confirms the scope of the assignment as described in the Terms of Reference, refines the work plan and establishes the basis on which the remainder of the assignment proceeds.</w:t>
      </w:r>
    </w:p>
    <w:p w14:paraId="41A7E050" w14:textId="77777777" w:rsidR="00612A99" w:rsidRDefault="00260BE9" w:rsidP="00013C59">
      <w:pPr>
        <w:ind w:left="720"/>
        <w:jc w:val="both"/>
        <w:rPr>
          <w:rFonts w:ascii="Arial" w:eastAsia="Arial" w:hAnsi="Arial" w:cs="Arial"/>
          <w:sz w:val="24"/>
          <w:szCs w:val="24"/>
        </w:rPr>
      </w:pPr>
      <w:r>
        <w:rPr>
          <w:rFonts w:ascii="Arial" w:eastAsia="Arial" w:hAnsi="Arial" w:cs="Arial"/>
          <w:sz w:val="24"/>
          <w:szCs w:val="24"/>
        </w:rPr>
        <w:lastRenderedPageBreak/>
        <w:t>The report serves three purposes. It informs the Client of the position reached at the close of the inception period, including any consultations held, the data collection methodology and instruments to be used and the preliminary analysis completed. It sets out for confirmation those matters which shape the work to follow and records the matters requiring Client decision, in particular the need for field visits/consultations. Further, it will in effect be the basis for tracking compliance with the TORs.</w:t>
      </w:r>
    </w:p>
    <w:p w14:paraId="605523DE" w14:textId="77777777" w:rsidR="00612A99" w:rsidRDefault="00260BE9" w:rsidP="00013C59">
      <w:pPr>
        <w:ind w:left="720"/>
        <w:jc w:val="both"/>
        <w:rPr>
          <w:rFonts w:ascii="Arial" w:eastAsia="Arial" w:hAnsi="Arial" w:cs="Arial"/>
          <w:sz w:val="24"/>
          <w:szCs w:val="24"/>
        </w:rPr>
      </w:pPr>
      <w:r>
        <w:rPr>
          <w:rFonts w:ascii="Arial" w:eastAsia="Arial" w:hAnsi="Arial" w:cs="Arial"/>
          <w:sz w:val="24"/>
          <w:szCs w:val="24"/>
        </w:rPr>
        <w:t>The report is structured as shown in the table below.</w:t>
      </w:r>
    </w:p>
    <w:p w14:paraId="3D4DEE70" w14:textId="77777777" w:rsidR="00612A99" w:rsidRDefault="00013C59" w:rsidP="00013C59">
      <w:pPr>
        <w:ind w:firstLine="720"/>
        <w:jc w:val="both"/>
        <w:rPr>
          <w:rFonts w:ascii="Arial" w:eastAsia="Arial" w:hAnsi="Arial" w:cs="Arial"/>
          <w:sz w:val="24"/>
          <w:szCs w:val="24"/>
        </w:rPr>
      </w:pPr>
      <w:r>
        <w:rPr>
          <w:rFonts w:ascii="Arial" w:eastAsia="Arial" w:hAnsi="Arial" w:cs="Arial"/>
          <w:sz w:val="24"/>
          <w:szCs w:val="24"/>
        </w:rPr>
        <w:t>Table 1-2</w:t>
      </w:r>
      <w:r w:rsidR="00260BE9">
        <w:rPr>
          <w:rFonts w:ascii="Arial" w:eastAsia="Arial" w:hAnsi="Arial" w:cs="Arial"/>
          <w:sz w:val="24"/>
          <w:szCs w:val="24"/>
        </w:rPr>
        <w:t>: Structure of the Inception Report</w:t>
      </w:r>
    </w:p>
    <w:sdt>
      <w:sdtPr>
        <w:tag w:val="goog_rdk_2"/>
        <w:id w:val="1654910903"/>
        <w:lock w:val="contentLocked"/>
      </w:sdtPr>
      <w:sdtContent>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6885"/>
          </w:tblGrid>
          <w:tr w:rsidR="00612A99" w14:paraId="73C762B6" w14:textId="77777777">
            <w:tc>
              <w:tcPr>
                <w:tcW w:w="1755" w:type="dxa"/>
                <w:tcMar>
                  <w:top w:w="100" w:type="dxa"/>
                  <w:left w:w="100" w:type="dxa"/>
                  <w:bottom w:w="100" w:type="dxa"/>
                  <w:right w:w="100" w:type="dxa"/>
                </w:tcMar>
              </w:tcPr>
              <w:p w14:paraId="71C12304"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Chapter</w:t>
                </w:r>
              </w:p>
            </w:tc>
            <w:tc>
              <w:tcPr>
                <w:tcW w:w="6885" w:type="dxa"/>
                <w:tcMar>
                  <w:top w:w="100" w:type="dxa"/>
                  <w:left w:w="100" w:type="dxa"/>
                  <w:bottom w:w="100" w:type="dxa"/>
                  <w:right w:w="100" w:type="dxa"/>
                </w:tcMar>
              </w:tcPr>
              <w:p w14:paraId="1969329D"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Content</w:t>
                </w:r>
              </w:p>
            </w:tc>
          </w:tr>
          <w:tr w:rsidR="00612A99" w14:paraId="0C6FC50A" w14:textId="77777777">
            <w:tc>
              <w:tcPr>
                <w:tcW w:w="1755" w:type="dxa"/>
                <w:tcMar>
                  <w:top w:w="100" w:type="dxa"/>
                  <w:left w:w="100" w:type="dxa"/>
                  <w:bottom w:w="100" w:type="dxa"/>
                  <w:right w:w="100" w:type="dxa"/>
                </w:tcMar>
              </w:tcPr>
              <w:p w14:paraId="4322CA5E"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1</w:t>
                </w:r>
              </w:p>
            </w:tc>
            <w:tc>
              <w:tcPr>
                <w:tcW w:w="6885" w:type="dxa"/>
                <w:tcMar>
                  <w:top w:w="100" w:type="dxa"/>
                  <w:left w:w="100" w:type="dxa"/>
                  <w:bottom w:w="100" w:type="dxa"/>
                  <w:right w:w="100" w:type="dxa"/>
                </w:tcMar>
              </w:tcPr>
              <w:p w14:paraId="28BA4181"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Introduction: the East African Community and its transport corridors, the role of the United Nations Environment Programme, contract particulars, the purpose and structure of this report, and the rationale and existing frameworks the assignment builds on</w:t>
                </w:r>
              </w:p>
            </w:tc>
          </w:tr>
          <w:tr w:rsidR="00612A99" w14:paraId="1B54F412" w14:textId="77777777">
            <w:tc>
              <w:tcPr>
                <w:tcW w:w="1755" w:type="dxa"/>
                <w:tcMar>
                  <w:top w:w="100" w:type="dxa"/>
                  <w:left w:w="100" w:type="dxa"/>
                  <w:bottom w:w="100" w:type="dxa"/>
                  <w:right w:w="100" w:type="dxa"/>
                </w:tcMar>
              </w:tcPr>
              <w:p w14:paraId="36E6B593"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2</w:t>
                </w:r>
              </w:p>
            </w:tc>
            <w:tc>
              <w:tcPr>
                <w:tcW w:w="6885" w:type="dxa"/>
                <w:tcMar>
                  <w:top w:w="100" w:type="dxa"/>
                  <w:left w:w="100" w:type="dxa"/>
                  <w:bottom w:w="100" w:type="dxa"/>
                  <w:right w:w="100" w:type="dxa"/>
                </w:tcMar>
              </w:tcPr>
              <w:p w14:paraId="4BD090EF"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Objectives of the study: the overall objective and the specific objectives guiding the assignment</w:t>
                </w:r>
              </w:p>
            </w:tc>
          </w:tr>
          <w:tr w:rsidR="00612A99" w14:paraId="328D5F14" w14:textId="77777777">
            <w:tc>
              <w:tcPr>
                <w:tcW w:w="1755" w:type="dxa"/>
                <w:tcMar>
                  <w:top w:w="100" w:type="dxa"/>
                  <w:left w:w="100" w:type="dxa"/>
                  <w:bottom w:w="100" w:type="dxa"/>
                  <w:right w:w="100" w:type="dxa"/>
                </w:tcMar>
              </w:tcPr>
              <w:p w14:paraId="252428D0"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3</w:t>
                </w:r>
              </w:p>
            </w:tc>
            <w:tc>
              <w:tcPr>
                <w:tcW w:w="6885" w:type="dxa"/>
                <w:tcMar>
                  <w:top w:w="100" w:type="dxa"/>
                  <w:left w:w="100" w:type="dxa"/>
                  <w:bottom w:w="100" w:type="dxa"/>
                  <w:right w:w="100" w:type="dxa"/>
                </w:tcMar>
              </w:tcPr>
              <w:p w14:paraId="773E77F8"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Scope and specific elements and methodology of the assignment: the Partner States covered and the technical areas to be assessed and how they will be assessed</w:t>
                </w:r>
              </w:p>
            </w:tc>
          </w:tr>
          <w:tr w:rsidR="00612A99" w14:paraId="45F99568" w14:textId="77777777">
            <w:tc>
              <w:tcPr>
                <w:tcW w:w="1755" w:type="dxa"/>
                <w:tcMar>
                  <w:top w:w="100" w:type="dxa"/>
                  <w:left w:w="100" w:type="dxa"/>
                  <w:bottom w:w="100" w:type="dxa"/>
                  <w:right w:w="100" w:type="dxa"/>
                </w:tcMar>
              </w:tcPr>
              <w:p w14:paraId="74855103"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4</w:t>
                </w:r>
              </w:p>
            </w:tc>
            <w:tc>
              <w:tcPr>
                <w:tcW w:w="6885" w:type="dxa"/>
                <w:tcMar>
                  <w:top w:w="100" w:type="dxa"/>
                  <w:left w:w="100" w:type="dxa"/>
                  <w:bottom w:w="100" w:type="dxa"/>
                  <w:right w:w="100" w:type="dxa"/>
                </w:tcMar>
              </w:tcPr>
              <w:p w14:paraId="3981DC9F"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 xml:space="preserve">Preliminary reviews and findings: the approach to the diagnostic and baseline assessment, and the initial country-by-country status of e-mobility across the eight Partner States </w:t>
                </w:r>
              </w:p>
            </w:tc>
          </w:tr>
          <w:tr w:rsidR="00612A99" w14:paraId="4D4A0041" w14:textId="77777777">
            <w:tc>
              <w:tcPr>
                <w:tcW w:w="1755" w:type="dxa"/>
                <w:tcMar>
                  <w:top w:w="100" w:type="dxa"/>
                  <w:left w:w="100" w:type="dxa"/>
                  <w:bottom w:w="100" w:type="dxa"/>
                  <w:right w:w="100" w:type="dxa"/>
                </w:tcMar>
              </w:tcPr>
              <w:p w14:paraId="12E581DD"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5</w:t>
                </w:r>
              </w:p>
            </w:tc>
            <w:tc>
              <w:tcPr>
                <w:tcW w:w="6885" w:type="dxa"/>
                <w:tcMar>
                  <w:top w:w="100" w:type="dxa"/>
                  <w:left w:w="100" w:type="dxa"/>
                  <w:bottom w:w="100" w:type="dxa"/>
                  <w:right w:w="100" w:type="dxa"/>
                </w:tcMar>
              </w:tcPr>
              <w:p w14:paraId="09B3AEEA"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 xml:space="preserve">Stakeholder analysis and mapping: institutions identified at global, continental, regional and Partner State level, and how they will be engaged </w:t>
                </w:r>
              </w:p>
            </w:tc>
          </w:tr>
          <w:tr w:rsidR="00612A99" w14:paraId="66781FA2" w14:textId="77777777">
            <w:tc>
              <w:tcPr>
                <w:tcW w:w="1755" w:type="dxa"/>
                <w:tcMar>
                  <w:top w:w="100" w:type="dxa"/>
                  <w:left w:w="100" w:type="dxa"/>
                  <w:bottom w:w="100" w:type="dxa"/>
                  <w:right w:w="100" w:type="dxa"/>
                </w:tcMar>
              </w:tcPr>
              <w:p w14:paraId="2AF88EC3"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6</w:t>
                </w:r>
              </w:p>
            </w:tc>
            <w:tc>
              <w:tcPr>
                <w:tcW w:w="6885" w:type="dxa"/>
                <w:tcMar>
                  <w:top w:w="100" w:type="dxa"/>
                  <w:left w:w="100" w:type="dxa"/>
                  <w:bottom w:w="100" w:type="dxa"/>
                  <w:right w:w="100" w:type="dxa"/>
                </w:tcMar>
              </w:tcPr>
              <w:p w14:paraId="1C899DD1"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 xml:space="preserve">Approach to the draft EAC Regional E-Mobility Strategy and Policy </w:t>
                </w:r>
              </w:p>
            </w:tc>
          </w:tr>
          <w:tr w:rsidR="00612A99" w14:paraId="4B3B0A3F" w14:textId="77777777">
            <w:tc>
              <w:tcPr>
                <w:tcW w:w="1755" w:type="dxa"/>
                <w:tcMar>
                  <w:top w:w="100" w:type="dxa"/>
                  <w:left w:w="100" w:type="dxa"/>
                  <w:bottom w:w="100" w:type="dxa"/>
                  <w:right w:w="100" w:type="dxa"/>
                </w:tcMar>
              </w:tcPr>
              <w:p w14:paraId="29627959"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7</w:t>
                </w:r>
              </w:p>
            </w:tc>
            <w:tc>
              <w:tcPr>
                <w:tcW w:w="6885" w:type="dxa"/>
                <w:tcMar>
                  <w:top w:w="100" w:type="dxa"/>
                  <w:left w:w="100" w:type="dxa"/>
                  <w:bottom w:w="100" w:type="dxa"/>
                  <w:right w:w="100" w:type="dxa"/>
                </w:tcMar>
              </w:tcPr>
              <w:p w14:paraId="41D60999"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Consultant's mobilisation status: Presents the team that will assist the lead consultant to carry out the assignment and their roles.</w:t>
                </w:r>
              </w:p>
            </w:tc>
          </w:tr>
          <w:tr w:rsidR="00612A99" w14:paraId="5D67C3D4" w14:textId="77777777">
            <w:tc>
              <w:tcPr>
                <w:tcW w:w="1755" w:type="dxa"/>
                <w:tcMar>
                  <w:top w:w="100" w:type="dxa"/>
                  <w:left w:w="100" w:type="dxa"/>
                  <w:bottom w:w="100" w:type="dxa"/>
                  <w:right w:w="100" w:type="dxa"/>
                </w:tcMar>
              </w:tcPr>
              <w:p w14:paraId="330500A8"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8</w:t>
                </w:r>
              </w:p>
            </w:tc>
            <w:tc>
              <w:tcPr>
                <w:tcW w:w="6885" w:type="dxa"/>
                <w:tcMar>
                  <w:top w:w="100" w:type="dxa"/>
                  <w:left w:w="100" w:type="dxa"/>
                  <w:bottom w:w="100" w:type="dxa"/>
                  <w:right w:w="100" w:type="dxa"/>
                </w:tcMar>
              </w:tcPr>
              <w:p w14:paraId="61F70AD7"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Work plan: Proposes the time frames within which each of the deliverables will be prepared, including allowances for reviews by stakeholders and conveying of validation meetings. The work plan may be adjusted to suit specific requirements of the assignment or as shall be agreed between the parties.</w:t>
                </w:r>
              </w:p>
            </w:tc>
          </w:tr>
          <w:tr w:rsidR="00612A99" w14:paraId="11713A64" w14:textId="77777777">
            <w:tc>
              <w:tcPr>
                <w:tcW w:w="1755" w:type="dxa"/>
                <w:tcMar>
                  <w:top w:w="100" w:type="dxa"/>
                  <w:left w:w="100" w:type="dxa"/>
                  <w:bottom w:w="100" w:type="dxa"/>
                  <w:right w:w="100" w:type="dxa"/>
                </w:tcMar>
              </w:tcPr>
              <w:p w14:paraId="70D0812B"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lastRenderedPageBreak/>
                  <w:t>9</w:t>
                </w:r>
              </w:p>
            </w:tc>
            <w:tc>
              <w:tcPr>
                <w:tcW w:w="6885" w:type="dxa"/>
                <w:tcMar>
                  <w:top w:w="100" w:type="dxa"/>
                  <w:left w:w="100" w:type="dxa"/>
                  <w:bottom w:w="100" w:type="dxa"/>
                  <w:right w:w="100" w:type="dxa"/>
                </w:tcMar>
              </w:tcPr>
              <w:p w14:paraId="09F830B5"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Next steps: Presents the activities for the deliverable immediately following this report</w:t>
                </w:r>
              </w:p>
            </w:tc>
          </w:tr>
        </w:tbl>
      </w:sdtContent>
    </w:sdt>
    <w:p w14:paraId="3FD9CF5E" w14:textId="77777777" w:rsidR="00612A99" w:rsidRDefault="00612A99">
      <w:pPr>
        <w:jc w:val="both"/>
        <w:rPr>
          <w:rFonts w:ascii="Arial" w:eastAsia="Arial" w:hAnsi="Arial" w:cs="Arial"/>
          <w:sz w:val="24"/>
          <w:szCs w:val="24"/>
        </w:rPr>
      </w:pPr>
    </w:p>
    <w:p w14:paraId="21F5161A" w14:textId="77777777" w:rsidR="00612A99" w:rsidRDefault="00260BE9" w:rsidP="00013C59">
      <w:pPr>
        <w:pStyle w:val="Heading2"/>
        <w:numPr>
          <w:ilvl w:val="1"/>
          <w:numId w:val="7"/>
        </w:numPr>
        <w:ind w:left="720"/>
      </w:pPr>
      <w:bookmarkStart w:id="17" w:name="_Toc241584365"/>
      <w:r>
        <w:t>Rationale for the Assignment</w:t>
      </w:r>
      <w:bookmarkEnd w:id="17"/>
    </w:p>
    <w:p w14:paraId="525DABD3" w14:textId="77777777" w:rsidR="00612A99" w:rsidRDefault="00260BE9" w:rsidP="00013C59">
      <w:pPr>
        <w:ind w:left="720"/>
        <w:jc w:val="both"/>
        <w:rPr>
          <w:rFonts w:ascii="Arial" w:eastAsia="Arial" w:hAnsi="Arial" w:cs="Arial"/>
          <w:sz w:val="24"/>
          <w:szCs w:val="24"/>
        </w:rPr>
      </w:pPr>
      <w:r>
        <w:rPr>
          <w:rFonts w:ascii="Arial" w:eastAsia="Arial" w:hAnsi="Arial" w:cs="Arial"/>
          <w:sz w:val="24"/>
          <w:szCs w:val="24"/>
        </w:rPr>
        <w:t>East African Co</w:t>
      </w:r>
      <w:r w:rsidR="00013C59">
        <w:rPr>
          <w:rFonts w:ascii="Arial" w:eastAsia="Arial" w:hAnsi="Arial" w:cs="Arial"/>
          <w:sz w:val="24"/>
          <w:szCs w:val="24"/>
        </w:rPr>
        <w:t>mmunity is increasingly recogniz</w:t>
      </w:r>
      <w:r>
        <w:rPr>
          <w:rFonts w:ascii="Arial" w:eastAsia="Arial" w:hAnsi="Arial" w:cs="Arial"/>
          <w:sz w:val="24"/>
          <w:szCs w:val="24"/>
        </w:rPr>
        <w:t>ed as one of the most dynamic e-mobility regions on the continent, with rising adoption of electric two- and three-wheelers, emerging Electric Vehicle assembly, charging infrastructure deployment and growing policy attention across several Partner States. However, progress remains uneven, with differences in fiscal incentives, battery and charging infrastructure standards, charging frameworks, industrial policy, data systems, level of awareness and technical capacity. A regional policy and strategy can help reduce fragmentation, support economies of scale, and accelerate market development in line with the EAC integration agenda.</w:t>
      </w:r>
    </w:p>
    <w:p w14:paraId="6E95A952" w14:textId="77777777" w:rsidR="00612A99" w:rsidRDefault="00260BE9" w:rsidP="00013C59">
      <w:pPr>
        <w:ind w:left="720"/>
        <w:jc w:val="both"/>
        <w:rPr>
          <w:rFonts w:ascii="Arial" w:eastAsia="Arial" w:hAnsi="Arial" w:cs="Arial"/>
          <w:sz w:val="24"/>
          <w:szCs w:val="24"/>
        </w:rPr>
      </w:pPr>
      <w:r>
        <w:rPr>
          <w:rFonts w:ascii="Arial" w:eastAsia="Arial" w:hAnsi="Arial" w:cs="Arial"/>
          <w:sz w:val="24"/>
          <w:szCs w:val="24"/>
        </w:rPr>
        <w:t xml:space="preserve">Economically, the region is highly vulnerable to volatile global oil prices. Environmentally, the combustion of fossil fuels is a primary driver of greenhouse gas emissions and climate change, exacerbating extreme weather events that threaten the agricultural and water systems upon which the East African Community depends. A transition to electric mobility offers a compelling solution to these challenges, promising to reduce import dependency, stabilise transport costs, cut emissions, improve air quality and position the EAC as a leader in clean technology. </w:t>
      </w:r>
    </w:p>
    <w:p w14:paraId="7E8DAFAA" w14:textId="77777777" w:rsidR="00612A99" w:rsidRDefault="00260BE9" w:rsidP="00013C59">
      <w:pPr>
        <w:spacing w:after="200"/>
        <w:ind w:left="720"/>
        <w:jc w:val="both"/>
        <w:rPr>
          <w:rFonts w:ascii="Arial" w:eastAsia="Arial" w:hAnsi="Arial" w:cs="Arial"/>
          <w:sz w:val="24"/>
          <w:szCs w:val="24"/>
        </w:rPr>
      </w:pPr>
      <w:r>
        <w:rPr>
          <w:rFonts w:ascii="Arial" w:eastAsia="Arial" w:hAnsi="Arial" w:cs="Arial"/>
          <w:sz w:val="24"/>
          <w:szCs w:val="24"/>
        </w:rPr>
        <w:t>In response to these challenges and in order for the EAC countries to address them collectively, UNEP, on behalf of the EAC, has engaged an international consultant to develop an EAC Regional E-Mobility Policy and Strategy, together with an implementation roadmap, action plan and monitoring framework.</w:t>
      </w:r>
    </w:p>
    <w:p w14:paraId="1C98F6C9" w14:textId="77777777" w:rsidR="00612A99" w:rsidRDefault="00260BE9" w:rsidP="00982D31">
      <w:pPr>
        <w:pStyle w:val="Heading2"/>
        <w:numPr>
          <w:ilvl w:val="1"/>
          <w:numId w:val="7"/>
        </w:numPr>
        <w:ind w:left="720"/>
      </w:pPr>
      <w:bookmarkStart w:id="18" w:name="_Toc241584366"/>
      <w:r>
        <w:t>What the Assignment builds on</w:t>
      </w:r>
      <w:bookmarkEnd w:id="18"/>
    </w:p>
    <w:p w14:paraId="33403165" w14:textId="4FB41402" w:rsidR="00612A99" w:rsidRDefault="00260BE9" w:rsidP="00982D31">
      <w:pPr>
        <w:ind w:left="720"/>
        <w:jc w:val="both"/>
        <w:rPr>
          <w:rFonts w:ascii="Arial" w:eastAsia="Arial" w:hAnsi="Arial" w:cs="Arial"/>
          <w:sz w:val="24"/>
          <w:szCs w:val="24"/>
        </w:rPr>
      </w:pPr>
      <w:bookmarkStart w:id="19" w:name="_heading=h.4ipgf3e10a0e" w:colFirst="0" w:colLast="0"/>
      <w:bookmarkEnd w:id="19"/>
      <w:r>
        <w:rPr>
          <w:rFonts w:ascii="Arial" w:eastAsia="Arial" w:hAnsi="Arial" w:cs="Arial"/>
          <w:sz w:val="24"/>
          <w:szCs w:val="24"/>
        </w:rPr>
        <w:t xml:space="preserve">The Study will build on work already done and initiatives that are underway in the countries to develop a coherent regional policy framework that will enable the region to move as one block in advancing e-mobility as a viable transition from fossil fuel modes of road transport. It will also take into account the guiding principles contained in the </w:t>
      </w:r>
      <w:r w:rsidRPr="003B6B89">
        <w:rPr>
          <w:rFonts w:ascii="Arial" w:eastAsia="Arial" w:hAnsi="Arial" w:cs="Arial"/>
          <w:b/>
          <w:bCs/>
          <w:sz w:val="24"/>
          <w:szCs w:val="24"/>
          <w:rPrChange w:id="20" w:author="Annika BERLIN" w:date="2026-10-02T07:25:00Z" w16du:dateUtc="2026-10-02T04:25:00Z">
            <w:rPr>
              <w:rFonts w:ascii="Arial" w:eastAsia="Arial" w:hAnsi="Arial" w:cs="Arial"/>
              <w:sz w:val="24"/>
              <w:szCs w:val="24"/>
            </w:rPr>
          </w:rPrChange>
        </w:rPr>
        <w:t>continental framework developed by the AU</w:t>
      </w:r>
      <w:ins w:id="21" w:author="Annika BERLIN" w:date="2026-10-02T07:25:00Z" w16du:dateUtc="2026-10-02T04:25:00Z">
        <w:r w:rsidR="003B6B89" w:rsidRPr="003B6B89">
          <w:rPr>
            <w:rFonts w:ascii="Arial" w:eastAsia="Arial" w:hAnsi="Arial" w:cs="Arial"/>
            <w:b/>
            <w:bCs/>
            <w:sz w:val="24"/>
            <w:szCs w:val="24"/>
            <w:rPrChange w:id="22" w:author="Annika BERLIN" w:date="2026-10-02T07:25:00Z" w16du:dateUtc="2026-10-02T04:25:00Z">
              <w:rPr>
                <w:rFonts w:ascii="Arial" w:eastAsia="Arial" w:hAnsi="Arial" w:cs="Arial"/>
                <w:sz w:val="24"/>
                <w:szCs w:val="24"/>
              </w:rPr>
            </w:rPrChange>
          </w:rPr>
          <w:t>, UNEP</w:t>
        </w:r>
      </w:ins>
      <w:r w:rsidRPr="003B6B89">
        <w:rPr>
          <w:rFonts w:ascii="Arial" w:eastAsia="Arial" w:hAnsi="Arial" w:cs="Arial"/>
          <w:b/>
          <w:bCs/>
          <w:sz w:val="24"/>
          <w:szCs w:val="24"/>
          <w:rPrChange w:id="23" w:author="Annika BERLIN" w:date="2026-10-02T07:25:00Z" w16du:dateUtc="2026-10-02T04:25:00Z">
            <w:rPr>
              <w:rFonts w:ascii="Arial" w:eastAsia="Arial" w:hAnsi="Arial" w:cs="Arial"/>
              <w:sz w:val="24"/>
              <w:szCs w:val="24"/>
            </w:rPr>
          </w:rPrChange>
        </w:rPr>
        <w:t xml:space="preserve"> and UNECA in 2025</w:t>
      </w:r>
      <w:r>
        <w:rPr>
          <w:rFonts w:ascii="Arial" w:eastAsia="Arial" w:hAnsi="Arial" w:cs="Arial"/>
          <w:sz w:val="24"/>
          <w:szCs w:val="24"/>
        </w:rPr>
        <w:t xml:space="preserve"> and benchmark with the outcomes of global programmes carried out in sub-regions of similar socio-economic stature to EAC.</w:t>
      </w:r>
    </w:p>
    <w:p w14:paraId="40B3C842" w14:textId="77777777" w:rsidR="00612A99" w:rsidRDefault="00260BE9" w:rsidP="00982D31">
      <w:pPr>
        <w:ind w:left="720"/>
        <w:jc w:val="both"/>
        <w:rPr>
          <w:rFonts w:ascii="Arial" w:eastAsia="Arial" w:hAnsi="Arial" w:cs="Arial"/>
          <w:sz w:val="24"/>
          <w:szCs w:val="24"/>
        </w:rPr>
      </w:pPr>
      <w:bookmarkStart w:id="24" w:name="_heading=h.9aom99o9dddl" w:colFirst="0" w:colLast="0"/>
      <w:bookmarkEnd w:id="24"/>
      <w:r>
        <w:rPr>
          <w:rFonts w:ascii="Arial" w:eastAsia="Arial" w:hAnsi="Arial" w:cs="Arial"/>
          <w:sz w:val="24"/>
          <w:szCs w:val="24"/>
        </w:rPr>
        <w:t>Three developments give this assignment firm ground to stand on now:</w:t>
      </w:r>
    </w:p>
    <w:p w14:paraId="4C165A47" w14:textId="77777777" w:rsidR="00612A99" w:rsidRPr="00982D31" w:rsidRDefault="00260BE9" w:rsidP="00982D31">
      <w:pPr>
        <w:numPr>
          <w:ilvl w:val="0"/>
          <w:numId w:val="8"/>
        </w:numPr>
        <w:spacing w:after="200"/>
        <w:jc w:val="both"/>
        <w:rPr>
          <w:rFonts w:ascii="Arial" w:eastAsia="Arial" w:hAnsi="Arial" w:cs="Arial"/>
          <w:sz w:val="24"/>
          <w:szCs w:val="24"/>
        </w:rPr>
      </w:pPr>
      <w:bookmarkStart w:id="25" w:name="_heading=h.ell2f43jvmri" w:colFirst="0" w:colLast="0"/>
      <w:bookmarkEnd w:id="25"/>
      <w:r w:rsidRPr="00982D31">
        <w:rPr>
          <w:rFonts w:ascii="Arial" w:eastAsia="Arial" w:hAnsi="Arial" w:cs="Arial"/>
          <w:sz w:val="24"/>
          <w:szCs w:val="24"/>
        </w:rPr>
        <w:t xml:space="preserve">The </w:t>
      </w:r>
      <w:commentRangeStart w:id="26"/>
      <w:r w:rsidRPr="00460A85">
        <w:rPr>
          <w:rFonts w:ascii="Arial" w:eastAsia="Arial" w:hAnsi="Arial" w:cs="Arial"/>
          <w:b/>
          <w:bCs/>
          <w:sz w:val="24"/>
          <w:szCs w:val="24"/>
          <w:rPrChange w:id="27" w:author="Annika BERLIN" w:date="2026-10-02T07:25:00Z" w16du:dateUtc="2026-10-02T04:25:00Z">
            <w:rPr>
              <w:rFonts w:ascii="Arial" w:eastAsia="Arial" w:hAnsi="Arial" w:cs="Arial"/>
              <w:sz w:val="24"/>
              <w:szCs w:val="24"/>
            </w:rPr>
          </w:rPrChange>
        </w:rPr>
        <w:t>EAC's own development blueprint</w:t>
      </w:r>
      <w:r w:rsidRPr="00982D31">
        <w:rPr>
          <w:rFonts w:ascii="Arial" w:eastAsia="Arial" w:hAnsi="Arial" w:cs="Arial"/>
          <w:sz w:val="24"/>
          <w:szCs w:val="24"/>
        </w:rPr>
        <w:t xml:space="preserve"> </w:t>
      </w:r>
      <w:commentRangeEnd w:id="26"/>
      <w:r w:rsidR="00460A85" w:rsidRPr="00982D31">
        <w:rPr>
          <w:rStyle w:val="CommentReference"/>
          <w:rFonts w:ascii="Arial" w:eastAsia="Arial" w:hAnsi="Arial" w:cs="Arial"/>
          <w:sz w:val="24"/>
          <w:szCs w:val="24"/>
        </w:rPr>
        <w:commentReference w:id="26"/>
      </w:r>
      <w:r w:rsidRPr="00982D31">
        <w:rPr>
          <w:rFonts w:ascii="Arial" w:eastAsia="Arial" w:hAnsi="Arial" w:cs="Arial"/>
          <w:sz w:val="24"/>
          <w:szCs w:val="24"/>
        </w:rPr>
        <w:t>for the next five years, adopted by the Heads of State of the Community in March 202</w:t>
      </w:r>
      <w:r w:rsidR="00982D31">
        <w:rPr>
          <w:rFonts w:ascii="Arial" w:eastAsia="Arial" w:hAnsi="Arial" w:cs="Arial"/>
          <w:sz w:val="24"/>
          <w:szCs w:val="24"/>
        </w:rPr>
        <w:t>6, has provided for industrializ</w:t>
      </w:r>
      <w:r w:rsidRPr="00982D31">
        <w:rPr>
          <w:rFonts w:ascii="Arial" w:eastAsia="Arial" w:hAnsi="Arial" w:cs="Arial"/>
          <w:sz w:val="24"/>
          <w:szCs w:val="24"/>
        </w:rPr>
        <w:t>ation, infrastructure and green economy as some of its major priorities. An EAC regional e-mobility policy under this development cycle will be fully situated in that space.</w:t>
      </w:r>
    </w:p>
    <w:p w14:paraId="10922884" w14:textId="60AAF706" w:rsidR="00612A99" w:rsidRPr="00982D31" w:rsidRDefault="00260BE9" w:rsidP="00982D31">
      <w:pPr>
        <w:numPr>
          <w:ilvl w:val="0"/>
          <w:numId w:val="8"/>
        </w:numPr>
        <w:spacing w:after="200"/>
        <w:jc w:val="both"/>
        <w:rPr>
          <w:rFonts w:ascii="Arial" w:eastAsia="Arial" w:hAnsi="Arial" w:cs="Arial"/>
          <w:sz w:val="24"/>
          <w:szCs w:val="24"/>
        </w:rPr>
      </w:pPr>
      <w:bookmarkStart w:id="28" w:name="_heading=h.i7w2to6nqnk5" w:colFirst="0" w:colLast="0"/>
      <w:bookmarkEnd w:id="28"/>
      <w:r w:rsidRPr="00982D31">
        <w:rPr>
          <w:rFonts w:ascii="Arial" w:eastAsia="Arial" w:hAnsi="Arial" w:cs="Arial"/>
          <w:sz w:val="24"/>
          <w:szCs w:val="24"/>
        </w:rPr>
        <w:lastRenderedPageBreak/>
        <w:t xml:space="preserve">The </w:t>
      </w:r>
      <w:r w:rsidRPr="00460A85">
        <w:rPr>
          <w:rFonts w:ascii="Arial" w:eastAsia="Arial" w:hAnsi="Arial" w:cs="Arial"/>
          <w:b/>
          <w:bCs/>
          <w:sz w:val="24"/>
          <w:szCs w:val="24"/>
          <w:rPrChange w:id="29" w:author="Annika BERLIN" w:date="2026-10-02T07:26:00Z" w16du:dateUtc="2026-10-02T04:26:00Z">
            <w:rPr>
              <w:rFonts w:ascii="Arial" w:eastAsia="Arial" w:hAnsi="Arial" w:cs="Arial"/>
              <w:sz w:val="24"/>
              <w:szCs w:val="24"/>
            </w:rPr>
          </w:rPrChange>
        </w:rPr>
        <w:t>EAC’s regulations on vehicle assembly and manufacturing</w:t>
      </w:r>
      <w:r w:rsidRPr="00982D31">
        <w:rPr>
          <w:rFonts w:ascii="Arial" w:eastAsia="Arial" w:hAnsi="Arial" w:cs="Arial"/>
          <w:sz w:val="24"/>
          <w:szCs w:val="24"/>
        </w:rPr>
        <w:t xml:space="preserve">, which were implemented in July 2026 (albeit not fully to be enforced until July 2027), for the first time created a common EAC measure of local assembly and manufacturing. Previously, a company in one country doing little more than bolting parts together to complete a kit would consider it the same as manufacturing in another country. These regulations are still new, so partner states have not established how this will fit in e-mobility </w:t>
      </w:r>
      <w:del w:id="30" w:author="Annika BERLIN" w:date="2026-10-02T07:26:00Z" w16du:dateUtc="2026-10-02T04:26:00Z">
        <w:r w:rsidRPr="00982D31" w:rsidDel="00460A85">
          <w:rPr>
            <w:rFonts w:ascii="Arial" w:eastAsia="Arial" w:hAnsi="Arial" w:cs="Arial"/>
            <w:sz w:val="24"/>
            <w:szCs w:val="24"/>
          </w:rPr>
          <w:delText>and electric vehicle</w:delText>
        </w:r>
      </w:del>
      <w:r w:rsidRPr="00982D31">
        <w:rPr>
          <w:rFonts w:ascii="Arial" w:eastAsia="Arial" w:hAnsi="Arial" w:cs="Arial"/>
          <w:sz w:val="24"/>
          <w:szCs w:val="24"/>
        </w:rPr>
        <w:t xml:space="preserve">s. That is a crucial piece of work for this assignment. </w:t>
      </w:r>
    </w:p>
    <w:p w14:paraId="522917CF" w14:textId="77777777" w:rsidR="00612A99" w:rsidRPr="00982D31" w:rsidRDefault="00260BE9" w:rsidP="00982D31">
      <w:pPr>
        <w:numPr>
          <w:ilvl w:val="0"/>
          <w:numId w:val="8"/>
        </w:numPr>
        <w:spacing w:after="200"/>
        <w:jc w:val="both"/>
        <w:rPr>
          <w:rFonts w:ascii="Arial" w:eastAsia="Arial" w:hAnsi="Arial" w:cs="Arial"/>
          <w:sz w:val="24"/>
          <w:szCs w:val="24"/>
        </w:rPr>
      </w:pPr>
      <w:bookmarkStart w:id="31" w:name="_heading=h.863cp5h2xeb1" w:colFirst="0" w:colLast="0"/>
      <w:bookmarkEnd w:id="31"/>
      <w:r w:rsidRPr="00982D31">
        <w:rPr>
          <w:rFonts w:ascii="Arial" w:eastAsia="Arial" w:hAnsi="Arial" w:cs="Arial"/>
          <w:sz w:val="24"/>
          <w:szCs w:val="24"/>
        </w:rPr>
        <w:t>The UN Economic Commission for Africa, in collaboration with UNEP and the African Union Commission, published the continental electric vehicle policy guidance in August 2025. It spells out what the continent expects to see in any regional policy: local manufacturing, charging infrastructure and energy readiness, access to finance, publi</w:t>
      </w:r>
      <w:r w:rsidR="00982D31">
        <w:rPr>
          <w:rFonts w:ascii="Arial" w:eastAsia="Arial" w:hAnsi="Arial" w:cs="Arial"/>
          <w:sz w:val="24"/>
          <w:szCs w:val="24"/>
        </w:rPr>
        <w:t>c awareness and skills, harmoniz</w:t>
      </w:r>
      <w:r w:rsidRPr="00982D31">
        <w:rPr>
          <w:rFonts w:ascii="Arial" w:eastAsia="Arial" w:hAnsi="Arial" w:cs="Arial"/>
          <w:sz w:val="24"/>
          <w:szCs w:val="24"/>
        </w:rPr>
        <w:t>ed standards, vehicle performance rules, environmental sustainability and fair treatment of workers, and clear governance and monitoring arrangements. The EAC policy will have to be designed in direct response to each of these pillars, so that it reads like the region's practical implementation of the continental agenda.</w:t>
      </w:r>
    </w:p>
    <w:p w14:paraId="0D834176" w14:textId="77777777" w:rsidR="00612A99" w:rsidRDefault="00260BE9" w:rsidP="00982D31">
      <w:pPr>
        <w:ind w:left="720"/>
        <w:jc w:val="both"/>
        <w:rPr>
          <w:rFonts w:ascii="Arial" w:eastAsia="Arial" w:hAnsi="Arial" w:cs="Arial"/>
          <w:sz w:val="24"/>
          <w:szCs w:val="24"/>
        </w:rPr>
      </w:pPr>
      <w:bookmarkStart w:id="32" w:name="_heading=h.undqph5lhyws" w:colFirst="0" w:colLast="0"/>
      <w:bookmarkEnd w:id="32"/>
      <w:r>
        <w:rPr>
          <w:rFonts w:ascii="Arial" w:eastAsia="Arial" w:hAnsi="Arial" w:cs="Arial"/>
          <w:sz w:val="24"/>
          <w:szCs w:val="24"/>
        </w:rPr>
        <w:t>Further, the Treaty for the Establishment of the East African Community already gives the Community the legal standing it needs for this work, through its provisions on the customs union and common market, on industrial development, on transport and energy cooperation, and on the environment, so the task ahead is to put that existing authority to use.</w:t>
      </w:r>
    </w:p>
    <w:p w14:paraId="7F72F67F" w14:textId="77777777" w:rsidR="00612A99" w:rsidRDefault="00260BE9" w:rsidP="00982D31">
      <w:pPr>
        <w:pStyle w:val="Heading1"/>
        <w:numPr>
          <w:ilvl w:val="0"/>
          <w:numId w:val="6"/>
        </w:numPr>
        <w:pBdr>
          <w:top w:val="nil"/>
          <w:left w:val="nil"/>
          <w:bottom w:val="nil"/>
          <w:right w:val="nil"/>
          <w:between w:val="nil"/>
        </w:pBdr>
        <w:ind w:hanging="720"/>
      </w:pPr>
      <w:bookmarkStart w:id="33" w:name="_Toc241584367"/>
      <w:r>
        <w:t>OBJECTIVES OF THE STUDY</w:t>
      </w:r>
      <w:bookmarkEnd w:id="33"/>
    </w:p>
    <w:p w14:paraId="786773E6" w14:textId="77777777" w:rsidR="00612A99" w:rsidRDefault="00260BE9" w:rsidP="00982D31">
      <w:pPr>
        <w:pStyle w:val="Heading2"/>
        <w:numPr>
          <w:ilvl w:val="1"/>
          <w:numId w:val="6"/>
        </w:numPr>
        <w:ind w:left="720"/>
      </w:pPr>
      <w:bookmarkStart w:id="34" w:name="_Toc241584368"/>
      <w:r>
        <w:t>Overall Objectives</w:t>
      </w:r>
      <w:bookmarkEnd w:id="34"/>
    </w:p>
    <w:p w14:paraId="33D631DF" w14:textId="77777777" w:rsidR="00612A99" w:rsidRDefault="00260BE9" w:rsidP="00982D31">
      <w:pPr>
        <w:ind w:left="720"/>
        <w:jc w:val="both"/>
        <w:rPr>
          <w:rFonts w:ascii="Arial" w:eastAsia="Arial" w:hAnsi="Arial" w:cs="Arial"/>
          <w:sz w:val="24"/>
          <w:szCs w:val="24"/>
        </w:rPr>
      </w:pPr>
      <w:r>
        <w:rPr>
          <w:rFonts w:ascii="Arial" w:eastAsia="Arial" w:hAnsi="Arial" w:cs="Arial"/>
          <w:sz w:val="24"/>
          <w:szCs w:val="24"/>
        </w:rPr>
        <w:t>The overall objective of this assignment is to develop an EAC Regional E-Mobility Strategy and Policy that provides a practical, coordinated and actionable framework for accelerating the adoption of electric mobility across EAC Partner States, while promoting regional policy harmonisation, private sector participation, renewable energy integration, industrial development, green jobs and reduced transport-related emissions. Further, to contribute to the vision of the East African Community as a leader in sustainable mobility on the continent, with widespread adoption and local production of electric vehicles, contributing to reduced carbon emissions, improved air quality, and stimulating job creation while furthering the region's energy transition.</w:t>
      </w:r>
    </w:p>
    <w:p w14:paraId="3B440078" w14:textId="77777777" w:rsidR="00612A99" w:rsidRDefault="00260BE9" w:rsidP="00982D31">
      <w:pPr>
        <w:pStyle w:val="Heading2"/>
        <w:numPr>
          <w:ilvl w:val="1"/>
          <w:numId w:val="6"/>
        </w:numPr>
        <w:ind w:left="720"/>
      </w:pPr>
      <w:bookmarkStart w:id="35" w:name="_Toc241584369"/>
      <w:r>
        <w:t>Specific Objectives</w:t>
      </w:r>
      <w:bookmarkEnd w:id="35"/>
    </w:p>
    <w:p w14:paraId="3AD2C7DF" w14:textId="77777777" w:rsidR="00612A99" w:rsidRDefault="00260BE9" w:rsidP="00982D31">
      <w:pPr>
        <w:ind w:firstLine="720"/>
        <w:jc w:val="both"/>
        <w:rPr>
          <w:rFonts w:ascii="Arial" w:eastAsia="Arial" w:hAnsi="Arial" w:cs="Arial"/>
          <w:sz w:val="24"/>
          <w:szCs w:val="24"/>
        </w:rPr>
      </w:pPr>
      <w:r>
        <w:rPr>
          <w:rFonts w:ascii="Arial" w:eastAsia="Arial" w:hAnsi="Arial" w:cs="Arial"/>
          <w:sz w:val="24"/>
          <w:szCs w:val="24"/>
        </w:rPr>
        <w:t>The specific objectives are:</w:t>
      </w:r>
    </w:p>
    <w:p w14:paraId="434A8C67" w14:textId="77777777" w:rsidR="00612A99" w:rsidRDefault="00260BE9">
      <w:pPr>
        <w:numPr>
          <w:ilvl w:val="0"/>
          <w:numId w:val="3"/>
        </w:numPr>
        <w:pBdr>
          <w:top w:val="nil"/>
          <w:left w:val="nil"/>
          <w:bottom w:val="nil"/>
          <w:right w:val="nil"/>
          <w:between w:val="nil"/>
        </w:pBdr>
        <w:spacing w:after="0" w:line="276" w:lineRule="auto"/>
        <w:ind w:left="1440" w:hanging="540"/>
        <w:jc w:val="both"/>
        <w:rPr>
          <w:rFonts w:ascii="Arial" w:eastAsia="Arial" w:hAnsi="Arial" w:cs="Arial"/>
          <w:color w:val="000000"/>
          <w:sz w:val="24"/>
          <w:szCs w:val="24"/>
        </w:rPr>
      </w:pPr>
      <w:r>
        <w:rPr>
          <w:rFonts w:ascii="Arial" w:eastAsia="Arial" w:hAnsi="Arial" w:cs="Arial"/>
          <w:color w:val="000000"/>
          <w:sz w:val="24"/>
          <w:szCs w:val="24"/>
        </w:rPr>
        <w:t>Conduct research on the evolution of e-mobility in other regions of Africa and the World with similar stature to the EAC; outline how it evolved, the challenges faced, the current situation and quantify benefits that accrued.</w:t>
      </w:r>
    </w:p>
    <w:p w14:paraId="1DF935D2" w14:textId="77777777" w:rsidR="00612A99" w:rsidRDefault="00260BE9">
      <w:pPr>
        <w:numPr>
          <w:ilvl w:val="0"/>
          <w:numId w:val="3"/>
        </w:numPr>
        <w:pBdr>
          <w:top w:val="nil"/>
          <w:left w:val="nil"/>
          <w:bottom w:val="nil"/>
          <w:right w:val="nil"/>
          <w:between w:val="nil"/>
        </w:pBdr>
        <w:spacing w:after="0" w:line="276" w:lineRule="auto"/>
        <w:ind w:left="1440" w:hanging="540"/>
        <w:jc w:val="both"/>
        <w:rPr>
          <w:rFonts w:ascii="Arial" w:eastAsia="Arial" w:hAnsi="Arial" w:cs="Arial"/>
          <w:color w:val="000000"/>
          <w:sz w:val="24"/>
          <w:szCs w:val="24"/>
        </w:rPr>
      </w:pPr>
      <w:r>
        <w:rPr>
          <w:rFonts w:ascii="Arial" w:eastAsia="Arial" w:hAnsi="Arial" w:cs="Arial"/>
          <w:color w:val="000000"/>
          <w:sz w:val="24"/>
          <w:szCs w:val="24"/>
        </w:rPr>
        <w:lastRenderedPageBreak/>
        <w:t>Assess the current status of e-mobility across EAC Partner States, including EV ownership shares compared to ICE vehicles, awareness, market development, policy and regulatory frameworks, infrastructure readiness, financing conditions, industrial opportunities and institutional arrangements.</w:t>
      </w:r>
    </w:p>
    <w:p w14:paraId="7C926A10" w14:textId="77777777" w:rsidR="00612A99" w:rsidRDefault="00260BE9">
      <w:pPr>
        <w:numPr>
          <w:ilvl w:val="0"/>
          <w:numId w:val="3"/>
        </w:numPr>
        <w:pBdr>
          <w:top w:val="nil"/>
          <w:left w:val="nil"/>
          <w:bottom w:val="nil"/>
          <w:right w:val="nil"/>
          <w:between w:val="nil"/>
        </w:pBdr>
        <w:spacing w:after="0" w:line="276" w:lineRule="auto"/>
        <w:ind w:left="1440" w:hanging="540"/>
        <w:jc w:val="both"/>
        <w:rPr>
          <w:rFonts w:ascii="Arial" w:eastAsia="Arial" w:hAnsi="Arial" w:cs="Arial"/>
          <w:color w:val="000000"/>
          <w:sz w:val="24"/>
          <w:szCs w:val="24"/>
        </w:rPr>
      </w:pPr>
      <w:r>
        <w:rPr>
          <w:rFonts w:ascii="Arial" w:eastAsia="Arial" w:hAnsi="Arial" w:cs="Arial"/>
          <w:color w:val="000000"/>
          <w:sz w:val="24"/>
          <w:szCs w:val="24"/>
        </w:rPr>
        <w:t>Identify key barriers and opportunities for regional e-mobility adoption, including technical, legal, fiscal, institutional, social, environmental, and financial dimensions.</w:t>
      </w:r>
    </w:p>
    <w:p w14:paraId="17FBF189" w14:textId="77777777" w:rsidR="00612A99" w:rsidRDefault="00260BE9">
      <w:pPr>
        <w:numPr>
          <w:ilvl w:val="0"/>
          <w:numId w:val="3"/>
        </w:numPr>
        <w:pBdr>
          <w:top w:val="nil"/>
          <w:left w:val="nil"/>
          <w:bottom w:val="nil"/>
          <w:right w:val="nil"/>
          <w:between w:val="nil"/>
        </w:pBdr>
        <w:spacing w:after="0" w:line="276" w:lineRule="auto"/>
        <w:ind w:left="1440" w:hanging="540"/>
        <w:jc w:val="both"/>
        <w:rPr>
          <w:rFonts w:ascii="Arial" w:eastAsia="Arial" w:hAnsi="Arial" w:cs="Arial"/>
          <w:color w:val="000000"/>
          <w:sz w:val="24"/>
          <w:szCs w:val="24"/>
        </w:rPr>
      </w:pPr>
      <w:r>
        <w:rPr>
          <w:rFonts w:ascii="Arial" w:eastAsia="Arial" w:hAnsi="Arial" w:cs="Arial"/>
          <w:color w:val="000000"/>
          <w:sz w:val="24"/>
          <w:szCs w:val="24"/>
        </w:rPr>
        <w:t>Develop a draft regional policy and strategy framework for e-mobility, including a policy matrix containing recommendations for harmonized standards and specifications, incentives, data systems, battery end of life management and EV disposal and regulatory approaches.</w:t>
      </w:r>
    </w:p>
    <w:p w14:paraId="376DC2DA" w14:textId="77777777" w:rsidR="00612A99" w:rsidRDefault="00260BE9">
      <w:pPr>
        <w:numPr>
          <w:ilvl w:val="0"/>
          <w:numId w:val="3"/>
        </w:numPr>
        <w:pBdr>
          <w:top w:val="nil"/>
          <w:left w:val="nil"/>
          <w:bottom w:val="nil"/>
          <w:right w:val="nil"/>
          <w:between w:val="nil"/>
        </w:pBdr>
        <w:spacing w:after="0" w:line="276" w:lineRule="auto"/>
        <w:ind w:left="1440" w:hanging="540"/>
        <w:jc w:val="both"/>
        <w:rPr>
          <w:rFonts w:ascii="Arial" w:eastAsia="Arial" w:hAnsi="Arial" w:cs="Arial"/>
          <w:color w:val="000000"/>
          <w:sz w:val="24"/>
          <w:szCs w:val="24"/>
        </w:rPr>
      </w:pPr>
      <w:r>
        <w:rPr>
          <w:rFonts w:ascii="Arial" w:eastAsia="Arial" w:hAnsi="Arial" w:cs="Arial"/>
          <w:color w:val="000000"/>
          <w:sz w:val="24"/>
          <w:szCs w:val="24"/>
        </w:rPr>
        <w:t xml:space="preserve">Propose an EAC regional implementation roadmap and action plan with short-, medium- and long-term </w:t>
      </w:r>
      <w:commentRangeStart w:id="36"/>
      <w:r>
        <w:rPr>
          <w:rFonts w:ascii="Arial" w:eastAsia="Arial" w:hAnsi="Arial" w:cs="Arial"/>
          <w:color w:val="000000"/>
          <w:sz w:val="24"/>
          <w:szCs w:val="24"/>
        </w:rPr>
        <w:t xml:space="preserve">priorities including </w:t>
      </w:r>
      <w:commentRangeEnd w:id="36"/>
      <w:r w:rsidR="00CF2716">
        <w:rPr>
          <w:rStyle w:val="CommentReference"/>
          <w:rFonts w:ascii="Arial" w:eastAsia="Arial" w:hAnsi="Arial" w:cs="Arial"/>
          <w:color w:val="000000"/>
          <w:sz w:val="24"/>
          <w:szCs w:val="24"/>
        </w:rPr>
        <w:commentReference w:id="36"/>
      </w:r>
      <w:r>
        <w:rPr>
          <w:rFonts w:ascii="Arial" w:eastAsia="Arial" w:hAnsi="Arial" w:cs="Arial"/>
          <w:color w:val="000000"/>
          <w:sz w:val="24"/>
          <w:szCs w:val="24"/>
        </w:rPr>
        <w:t>financing needs. Identify opportunities for local assembly, parts manufacturing, skills development and value chain participation within the EAC.</w:t>
      </w:r>
    </w:p>
    <w:p w14:paraId="08D8F3E0" w14:textId="77777777" w:rsidR="00612A99" w:rsidRDefault="00260BE9">
      <w:pPr>
        <w:numPr>
          <w:ilvl w:val="0"/>
          <w:numId w:val="3"/>
        </w:numPr>
        <w:pBdr>
          <w:top w:val="nil"/>
          <w:left w:val="nil"/>
          <w:bottom w:val="nil"/>
          <w:right w:val="nil"/>
          <w:between w:val="nil"/>
        </w:pBdr>
        <w:spacing w:after="0" w:line="276" w:lineRule="auto"/>
        <w:ind w:left="1440" w:hanging="540"/>
        <w:jc w:val="both"/>
        <w:rPr>
          <w:rFonts w:ascii="Arial" w:eastAsia="Arial" w:hAnsi="Arial" w:cs="Arial"/>
          <w:color w:val="000000"/>
          <w:sz w:val="24"/>
          <w:szCs w:val="24"/>
        </w:rPr>
      </w:pPr>
      <w:r>
        <w:rPr>
          <w:rFonts w:ascii="Arial" w:eastAsia="Arial" w:hAnsi="Arial" w:cs="Arial"/>
          <w:color w:val="000000"/>
          <w:sz w:val="24"/>
          <w:szCs w:val="24"/>
        </w:rPr>
        <w:t>Recommend mechanisms for mobilising public and private finance, including catalytic investments, blended finance mechanisms and pilot projects.</w:t>
      </w:r>
    </w:p>
    <w:p w14:paraId="06108137" w14:textId="77777777" w:rsidR="00612A99" w:rsidRDefault="00260BE9">
      <w:pPr>
        <w:numPr>
          <w:ilvl w:val="0"/>
          <w:numId w:val="3"/>
        </w:numPr>
        <w:pBdr>
          <w:top w:val="nil"/>
          <w:left w:val="nil"/>
          <w:bottom w:val="nil"/>
          <w:right w:val="nil"/>
          <w:between w:val="nil"/>
        </w:pBdr>
        <w:spacing w:after="0" w:line="276" w:lineRule="auto"/>
        <w:ind w:left="1440" w:hanging="540"/>
        <w:jc w:val="both"/>
        <w:rPr>
          <w:rFonts w:ascii="Arial" w:eastAsia="Arial" w:hAnsi="Arial" w:cs="Arial"/>
          <w:color w:val="000000"/>
          <w:sz w:val="24"/>
          <w:szCs w:val="24"/>
        </w:rPr>
      </w:pPr>
      <w:r>
        <w:rPr>
          <w:rFonts w:ascii="Arial" w:eastAsia="Arial" w:hAnsi="Arial" w:cs="Arial"/>
          <w:color w:val="000000"/>
          <w:sz w:val="24"/>
          <w:szCs w:val="24"/>
        </w:rPr>
        <w:t>Recommend a set of regionally harmonised tariff and tariff-based incentives for adoption by the EAC Partner States for accelerating affordable e-mobility uptake.</w:t>
      </w:r>
    </w:p>
    <w:p w14:paraId="4239CE3B" w14:textId="77777777" w:rsidR="00612A99" w:rsidRDefault="00260BE9">
      <w:pPr>
        <w:numPr>
          <w:ilvl w:val="0"/>
          <w:numId w:val="3"/>
        </w:numPr>
        <w:pBdr>
          <w:top w:val="nil"/>
          <w:left w:val="nil"/>
          <w:bottom w:val="nil"/>
          <w:right w:val="nil"/>
          <w:between w:val="nil"/>
        </w:pBdr>
        <w:spacing w:after="200" w:line="276" w:lineRule="auto"/>
        <w:ind w:left="1440" w:hanging="540"/>
        <w:jc w:val="both"/>
        <w:rPr>
          <w:rFonts w:ascii="Arial" w:eastAsia="Arial" w:hAnsi="Arial" w:cs="Arial"/>
          <w:color w:val="000000"/>
        </w:rPr>
      </w:pPr>
      <w:r>
        <w:rPr>
          <w:rFonts w:ascii="Arial" w:eastAsia="Arial" w:hAnsi="Arial" w:cs="Arial"/>
          <w:color w:val="000000"/>
          <w:sz w:val="24"/>
          <w:szCs w:val="24"/>
        </w:rPr>
        <w:t xml:space="preserve">Facilitate regional consultations and validation processes to support endorsement by EAC technical and policy </w:t>
      </w:r>
      <w:commentRangeStart w:id="37"/>
      <w:r>
        <w:rPr>
          <w:rFonts w:ascii="Arial" w:eastAsia="Arial" w:hAnsi="Arial" w:cs="Arial"/>
          <w:color w:val="000000"/>
          <w:sz w:val="24"/>
          <w:szCs w:val="24"/>
        </w:rPr>
        <w:t>organs.</w:t>
      </w:r>
      <w:commentRangeEnd w:id="37"/>
      <w:r w:rsidR="00CF2716">
        <w:rPr>
          <w:rStyle w:val="CommentReference"/>
          <w:rFonts w:ascii="Arial" w:eastAsia="Arial" w:hAnsi="Arial" w:cs="Arial"/>
          <w:color w:val="000000"/>
          <w:sz w:val="22"/>
          <w:szCs w:val="22"/>
        </w:rPr>
        <w:commentReference w:id="37"/>
      </w:r>
    </w:p>
    <w:p w14:paraId="3EA99090" w14:textId="77777777" w:rsidR="00612A99" w:rsidRDefault="00612A99">
      <w:pPr>
        <w:pBdr>
          <w:top w:val="nil"/>
          <w:left w:val="nil"/>
          <w:bottom w:val="nil"/>
          <w:right w:val="nil"/>
          <w:between w:val="nil"/>
        </w:pBdr>
        <w:spacing w:after="200" w:line="276" w:lineRule="auto"/>
        <w:jc w:val="both"/>
        <w:rPr>
          <w:rFonts w:ascii="Arial" w:eastAsia="Arial" w:hAnsi="Arial" w:cs="Arial"/>
          <w:sz w:val="24"/>
          <w:szCs w:val="24"/>
        </w:rPr>
      </w:pPr>
    </w:p>
    <w:p w14:paraId="0A1BCA12" w14:textId="77777777" w:rsidR="00612A99" w:rsidRDefault="00260BE9" w:rsidP="00982D31">
      <w:pPr>
        <w:pStyle w:val="Heading1"/>
        <w:numPr>
          <w:ilvl w:val="0"/>
          <w:numId w:val="6"/>
        </w:numPr>
        <w:pBdr>
          <w:top w:val="nil"/>
          <w:left w:val="nil"/>
          <w:bottom w:val="nil"/>
          <w:right w:val="nil"/>
          <w:between w:val="nil"/>
        </w:pBdr>
        <w:ind w:hanging="720"/>
      </w:pPr>
      <w:bookmarkStart w:id="38" w:name="_Toc241584370"/>
      <w:r>
        <w:t>SCOPE AND METHODOLOGY OF THE     ASSIGNMENT</w:t>
      </w:r>
      <w:bookmarkEnd w:id="38"/>
      <w:r>
        <w:t xml:space="preserve"> </w:t>
      </w:r>
    </w:p>
    <w:p w14:paraId="6723BB46" w14:textId="77777777" w:rsidR="00612A99" w:rsidRDefault="00260BE9" w:rsidP="00982D31">
      <w:pPr>
        <w:pStyle w:val="Heading2"/>
        <w:numPr>
          <w:ilvl w:val="1"/>
          <w:numId w:val="6"/>
        </w:numPr>
        <w:ind w:left="720"/>
      </w:pPr>
      <w:bookmarkStart w:id="39" w:name="_Toc241584371"/>
      <w:r>
        <w:t>Scope</w:t>
      </w:r>
      <w:bookmarkEnd w:id="39"/>
    </w:p>
    <w:p w14:paraId="60D4691C" w14:textId="77777777" w:rsidR="00612A99" w:rsidRDefault="00260BE9">
      <w:pPr>
        <w:ind w:left="720"/>
        <w:jc w:val="both"/>
        <w:rPr>
          <w:rFonts w:ascii="Arial" w:eastAsia="Arial" w:hAnsi="Arial" w:cs="Arial"/>
          <w:sz w:val="24"/>
          <w:szCs w:val="24"/>
        </w:rPr>
      </w:pPr>
      <w:r>
        <w:rPr>
          <w:rFonts w:ascii="Arial" w:eastAsia="Arial" w:hAnsi="Arial" w:cs="Arial"/>
          <w:sz w:val="24"/>
          <w:szCs w:val="24"/>
        </w:rPr>
        <w:t>The assignment will cover all eight Partner States of the EAC. However, in the conduct of research and benchmarking studies, limited online assessments will be made on countries and regions outside the EAC</w:t>
      </w:r>
    </w:p>
    <w:p w14:paraId="4FD13A9A" w14:textId="77777777" w:rsidR="00612A99" w:rsidRDefault="00260BE9" w:rsidP="00982D31">
      <w:pPr>
        <w:pStyle w:val="Heading2"/>
        <w:numPr>
          <w:ilvl w:val="1"/>
          <w:numId w:val="6"/>
        </w:numPr>
        <w:ind w:left="720"/>
      </w:pPr>
      <w:bookmarkStart w:id="40" w:name="_Toc241584372"/>
      <w:r>
        <w:t>Specific study elements</w:t>
      </w:r>
      <w:bookmarkEnd w:id="40"/>
    </w:p>
    <w:p w14:paraId="28C20136"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The following </w:t>
      </w:r>
      <w:commentRangeStart w:id="41"/>
      <w:r>
        <w:rPr>
          <w:rFonts w:ascii="Arial" w:eastAsia="Arial" w:hAnsi="Arial" w:cs="Arial"/>
          <w:sz w:val="24"/>
          <w:szCs w:val="24"/>
        </w:rPr>
        <w:t xml:space="preserve">key elements </w:t>
      </w:r>
      <w:commentRangeEnd w:id="41"/>
      <w:r w:rsidR="006226EA">
        <w:rPr>
          <w:rStyle w:val="CommentReference"/>
          <w:rFonts w:ascii="Arial" w:eastAsia="Arial" w:hAnsi="Arial" w:cs="Arial"/>
          <w:sz w:val="24"/>
          <w:szCs w:val="24"/>
        </w:rPr>
        <w:commentReference w:id="41"/>
      </w:r>
      <w:r>
        <w:rPr>
          <w:rFonts w:ascii="Arial" w:eastAsia="Arial" w:hAnsi="Arial" w:cs="Arial"/>
          <w:sz w:val="24"/>
          <w:szCs w:val="24"/>
        </w:rPr>
        <w:t>that are key to the development of electric mobility will be assessed:</w:t>
      </w:r>
    </w:p>
    <w:p w14:paraId="35B5313C" w14:textId="77777777" w:rsidR="00612A99" w:rsidRDefault="00260BE9">
      <w:pPr>
        <w:numPr>
          <w:ilvl w:val="0"/>
          <w:numId w:val="4"/>
        </w:numPr>
        <w:spacing w:after="0"/>
        <w:jc w:val="both"/>
        <w:rPr>
          <w:rFonts w:ascii="Arial" w:eastAsia="Arial" w:hAnsi="Arial" w:cs="Arial"/>
          <w:sz w:val="24"/>
          <w:szCs w:val="24"/>
        </w:rPr>
      </w:pPr>
      <w:r>
        <w:rPr>
          <w:rFonts w:ascii="Arial" w:eastAsia="Arial" w:hAnsi="Arial" w:cs="Arial"/>
          <w:sz w:val="24"/>
          <w:szCs w:val="24"/>
        </w:rPr>
        <w:t>Power generation, distribution and access to power in each Partner States to determine the readiness for the roll-out of e-mobility;</w:t>
      </w:r>
    </w:p>
    <w:p w14:paraId="032EA29E" w14:textId="77777777" w:rsidR="00612A99" w:rsidRDefault="00260BE9">
      <w:pPr>
        <w:numPr>
          <w:ilvl w:val="0"/>
          <w:numId w:val="4"/>
        </w:numPr>
        <w:spacing w:after="0"/>
        <w:jc w:val="both"/>
        <w:rPr>
          <w:rFonts w:ascii="Arial" w:eastAsia="Arial" w:hAnsi="Arial" w:cs="Arial"/>
          <w:sz w:val="24"/>
          <w:szCs w:val="24"/>
        </w:rPr>
      </w:pPr>
      <w:r>
        <w:rPr>
          <w:rFonts w:ascii="Arial" w:eastAsia="Arial" w:hAnsi="Arial" w:cs="Arial"/>
          <w:sz w:val="24"/>
          <w:szCs w:val="24"/>
        </w:rPr>
        <w:t>Charging and battery swapping infrastructure, grid readiness for e-mobility integration, renewable energy integration opportunities, and implications for power systems, solar-powered charging, decentralized energy solutions, and cross-border interoperability;</w:t>
      </w:r>
    </w:p>
    <w:p w14:paraId="2F213661" w14:textId="77777777" w:rsidR="00612A99" w:rsidRDefault="00260BE9">
      <w:pPr>
        <w:numPr>
          <w:ilvl w:val="0"/>
          <w:numId w:val="4"/>
        </w:numPr>
        <w:spacing w:after="0"/>
        <w:jc w:val="both"/>
        <w:rPr>
          <w:rFonts w:ascii="Arial" w:eastAsia="Arial" w:hAnsi="Arial" w:cs="Arial"/>
          <w:sz w:val="24"/>
          <w:szCs w:val="24"/>
        </w:rPr>
      </w:pPr>
      <w:r>
        <w:rPr>
          <w:rFonts w:ascii="Arial" w:eastAsia="Arial" w:hAnsi="Arial" w:cs="Arial"/>
          <w:sz w:val="24"/>
          <w:szCs w:val="24"/>
        </w:rPr>
        <w:lastRenderedPageBreak/>
        <w:t>Financing barriers and opportunities, including tax treatment, concessional finance, business models, leasing, battery financing, public procurement and investment de-risking;</w:t>
      </w:r>
    </w:p>
    <w:p w14:paraId="282FFCCF" w14:textId="77777777" w:rsidR="00612A99" w:rsidRDefault="00260BE9">
      <w:pPr>
        <w:numPr>
          <w:ilvl w:val="0"/>
          <w:numId w:val="4"/>
        </w:numPr>
        <w:spacing w:after="0"/>
        <w:jc w:val="both"/>
        <w:rPr>
          <w:rFonts w:ascii="Arial" w:eastAsia="Arial" w:hAnsi="Arial" w:cs="Arial"/>
          <w:sz w:val="24"/>
          <w:szCs w:val="24"/>
        </w:rPr>
      </w:pPr>
      <w:r>
        <w:rPr>
          <w:rFonts w:ascii="Arial" w:eastAsia="Arial" w:hAnsi="Arial" w:cs="Arial"/>
          <w:sz w:val="24"/>
          <w:szCs w:val="24"/>
        </w:rPr>
        <w:t>Opportunities for local assembly, spare parts manufacturing, local content, skills development and entrepreneurship in the e-mobility value chain including battery end of life management.</w:t>
      </w:r>
    </w:p>
    <w:p w14:paraId="54026C50" w14:textId="77777777" w:rsidR="00612A99" w:rsidRDefault="00260BE9">
      <w:pPr>
        <w:numPr>
          <w:ilvl w:val="0"/>
          <w:numId w:val="4"/>
        </w:numPr>
        <w:spacing w:after="0"/>
        <w:jc w:val="both"/>
        <w:rPr>
          <w:rFonts w:ascii="Arial" w:eastAsia="Arial" w:hAnsi="Arial" w:cs="Arial"/>
          <w:sz w:val="24"/>
          <w:szCs w:val="24"/>
        </w:rPr>
      </w:pPr>
      <w:r>
        <w:rPr>
          <w:rFonts w:ascii="Arial" w:eastAsia="Arial" w:hAnsi="Arial" w:cs="Arial"/>
          <w:sz w:val="24"/>
          <w:szCs w:val="24"/>
        </w:rPr>
        <w:t>Social inclusion considerations, including implications for women, youth, informal transport operators and other groups with special needs (persons with disability)</w:t>
      </w:r>
    </w:p>
    <w:p w14:paraId="7C020E1A" w14:textId="77777777" w:rsidR="00612A99" w:rsidRDefault="00260BE9">
      <w:pPr>
        <w:numPr>
          <w:ilvl w:val="0"/>
          <w:numId w:val="4"/>
        </w:numPr>
        <w:spacing w:after="0"/>
        <w:jc w:val="both"/>
        <w:rPr>
          <w:rFonts w:ascii="Arial" w:eastAsia="Arial" w:hAnsi="Arial" w:cs="Arial"/>
          <w:sz w:val="24"/>
          <w:szCs w:val="24"/>
        </w:rPr>
      </w:pPr>
      <w:r>
        <w:rPr>
          <w:rFonts w:ascii="Arial" w:eastAsia="Arial" w:hAnsi="Arial" w:cs="Arial"/>
          <w:sz w:val="24"/>
          <w:szCs w:val="24"/>
        </w:rPr>
        <w:t>Environmental considerations, including battery lifecycle management, recycling, second-life use, waste management, and broader circular economy issues.</w:t>
      </w:r>
    </w:p>
    <w:p w14:paraId="75E401DD" w14:textId="77777777" w:rsidR="00612A99" w:rsidRDefault="00260BE9">
      <w:pPr>
        <w:numPr>
          <w:ilvl w:val="0"/>
          <w:numId w:val="4"/>
        </w:numPr>
        <w:spacing w:after="200"/>
        <w:jc w:val="both"/>
        <w:rPr>
          <w:rFonts w:ascii="Arial" w:eastAsia="Arial" w:hAnsi="Arial" w:cs="Arial"/>
          <w:sz w:val="24"/>
          <w:szCs w:val="24"/>
        </w:rPr>
      </w:pPr>
      <w:commentRangeStart w:id="42"/>
      <w:r>
        <w:rPr>
          <w:rFonts w:ascii="Arial" w:eastAsia="Arial" w:hAnsi="Arial" w:cs="Arial"/>
          <w:sz w:val="24"/>
          <w:szCs w:val="24"/>
        </w:rPr>
        <w:t xml:space="preserve">Assess opportunities </w:t>
      </w:r>
      <w:commentRangeEnd w:id="42"/>
      <w:r w:rsidR="00887E47">
        <w:rPr>
          <w:rStyle w:val="CommentReference"/>
          <w:rFonts w:ascii="Arial" w:eastAsia="Arial" w:hAnsi="Arial" w:cs="Arial"/>
          <w:sz w:val="24"/>
          <w:szCs w:val="24"/>
        </w:rPr>
        <w:commentReference w:id="42"/>
      </w:r>
      <w:r>
        <w:rPr>
          <w:rFonts w:ascii="Arial" w:eastAsia="Arial" w:hAnsi="Arial" w:cs="Arial"/>
          <w:sz w:val="24"/>
          <w:szCs w:val="24"/>
        </w:rPr>
        <w:t xml:space="preserve">for local manufacturing, battery value chain participation, and regional supply chain integration. </w:t>
      </w:r>
    </w:p>
    <w:p w14:paraId="47287664" w14:textId="77777777" w:rsidR="00612A99" w:rsidRDefault="00260BE9" w:rsidP="00982D31">
      <w:pPr>
        <w:pStyle w:val="Heading2"/>
        <w:numPr>
          <w:ilvl w:val="1"/>
          <w:numId w:val="6"/>
        </w:numPr>
        <w:ind w:left="720"/>
      </w:pPr>
      <w:bookmarkStart w:id="43" w:name="_Toc241584373"/>
      <w:r>
        <w:t>Methodology</w:t>
      </w:r>
      <w:bookmarkEnd w:id="43"/>
    </w:p>
    <w:p w14:paraId="7652C4F3" w14:textId="77777777" w:rsidR="00612A99" w:rsidRDefault="00260BE9">
      <w:pPr>
        <w:spacing w:after="200"/>
        <w:ind w:left="720"/>
        <w:jc w:val="both"/>
        <w:rPr>
          <w:rFonts w:ascii="Arial" w:eastAsia="Arial" w:hAnsi="Arial" w:cs="Arial"/>
          <w:b/>
          <w:bCs/>
          <w:sz w:val="24"/>
          <w:szCs w:val="24"/>
        </w:rPr>
      </w:pPr>
      <w:r>
        <w:rPr>
          <w:rFonts w:ascii="Arial" w:eastAsia="Arial" w:hAnsi="Arial" w:cs="Arial"/>
          <w:b/>
          <w:bCs/>
          <w:sz w:val="24"/>
          <w:szCs w:val="24"/>
        </w:rPr>
        <w:t xml:space="preserve">3.3.1 </w:t>
      </w:r>
      <w:r>
        <w:rPr>
          <w:rFonts w:ascii="Arial" w:eastAsia="Arial" w:hAnsi="Arial" w:cs="Arial"/>
          <w:b/>
          <w:bCs/>
          <w:sz w:val="24"/>
          <w:szCs w:val="24"/>
        </w:rPr>
        <w:tab/>
        <w:t>Overall Approach</w:t>
      </w:r>
    </w:p>
    <w:p w14:paraId="605A8A53" w14:textId="77777777" w:rsidR="00612A99" w:rsidRDefault="00260BE9" w:rsidP="00982D31">
      <w:pPr>
        <w:spacing w:after="200"/>
        <w:ind w:left="720"/>
        <w:jc w:val="both"/>
        <w:rPr>
          <w:rFonts w:ascii="Arial" w:eastAsia="Arial" w:hAnsi="Arial" w:cs="Arial"/>
          <w:sz w:val="24"/>
          <w:szCs w:val="24"/>
        </w:rPr>
      </w:pPr>
      <w:r>
        <w:rPr>
          <w:rFonts w:ascii="Arial" w:eastAsia="Arial" w:hAnsi="Arial" w:cs="Arial"/>
          <w:sz w:val="24"/>
          <w:szCs w:val="24"/>
        </w:rPr>
        <w:t xml:space="preserve">The work has various tracks. </w:t>
      </w:r>
    </w:p>
    <w:p w14:paraId="0C79694C" w14:textId="77777777" w:rsidR="00612A99" w:rsidRPr="00367F9D" w:rsidRDefault="00260BE9" w:rsidP="00367F9D">
      <w:pPr>
        <w:pStyle w:val="ListParagraph"/>
        <w:numPr>
          <w:ilvl w:val="0"/>
          <w:numId w:val="10"/>
        </w:numPr>
        <w:spacing w:after="200"/>
        <w:jc w:val="both"/>
        <w:rPr>
          <w:rFonts w:ascii="Arial" w:eastAsia="Arial" w:hAnsi="Arial" w:cs="Arial"/>
          <w:sz w:val="24"/>
          <w:szCs w:val="24"/>
        </w:rPr>
      </w:pPr>
      <w:commentRangeStart w:id="44"/>
      <w:commentRangeStart w:id="45"/>
      <w:r w:rsidRPr="00367F9D">
        <w:rPr>
          <w:rFonts w:ascii="Arial" w:eastAsia="Arial" w:hAnsi="Arial" w:cs="Arial"/>
          <w:sz w:val="24"/>
          <w:szCs w:val="24"/>
        </w:rPr>
        <w:t xml:space="preserve">It will involve research which will develop an evidence base that analyses published information, laws, tax rates, energy data and industry claims; </w:t>
      </w:r>
    </w:p>
    <w:p w14:paraId="28C9459A" w14:textId="77777777" w:rsidR="00612A99" w:rsidRDefault="00260BE9" w:rsidP="00367F9D">
      <w:pPr>
        <w:pStyle w:val="ListParagraph"/>
        <w:numPr>
          <w:ilvl w:val="0"/>
          <w:numId w:val="10"/>
        </w:numPr>
        <w:spacing w:after="200"/>
        <w:jc w:val="both"/>
        <w:rPr>
          <w:rFonts w:ascii="Arial" w:eastAsia="Arial" w:hAnsi="Arial" w:cs="Arial"/>
          <w:sz w:val="24"/>
          <w:szCs w:val="24"/>
        </w:rPr>
      </w:pPr>
      <w:r>
        <w:rPr>
          <w:rFonts w:ascii="Arial" w:eastAsia="Arial" w:hAnsi="Arial" w:cs="Arial"/>
          <w:sz w:val="24"/>
          <w:szCs w:val="24"/>
        </w:rPr>
        <w:t>Country data collection will acquire evidence from each Partner State by direct commission;</w:t>
      </w:r>
      <w:commentRangeEnd w:id="44"/>
      <w:r w:rsidR="00404982">
        <w:rPr>
          <w:rStyle w:val="CommentReference"/>
          <w:rFonts w:ascii="Arial" w:eastAsia="Arial" w:hAnsi="Arial" w:cs="Arial"/>
          <w:sz w:val="24"/>
          <w:szCs w:val="24"/>
        </w:rPr>
        <w:commentReference w:id="44"/>
      </w:r>
      <w:commentRangeEnd w:id="45"/>
      <w:r w:rsidR="00887E47">
        <w:rPr>
          <w:rStyle w:val="CommentReference"/>
          <w:rFonts w:ascii="Arial" w:eastAsia="Arial" w:hAnsi="Arial" w:cs="Arial"/>
          <w:sz w:val="24"/>
          <w:szCs w:val="24"/>
        </w:rPr>
        <w:commentReference w:id="45"/>
      </w:r>
    </w:p>
    <w:p w14:paraId="4C7FF93D" w14:textId="77777777" w:rsidR="00612A99" w:rsidRDefault="00260BE9" w:rsidP="00367F9D">
      <w:pPr>
        <w:pStyle w:val="ListParagraph"/>
        <w:numPr>
          <w:ilvl w:val="0"/>
          <w:numId w:val="10"/>
        </w:numPr>
        <w:spacing w:after="200"/>
        <w:jc w:val="both"/>
        <w:rPr>
          <w:rFonts w:ascii="Arial" w:eastAsia="Arial" w:hAnsi="Arial" w:cs="Arial"/>
          <w:sz w:val="24"/>
          <w:szCs w:val="24"/>
        </w:rPr>
      </w:pPr>
      <w:r>
        <w:rPr>
          <w:rFonts w:ascii="Arial" w:eastAsia="Arial" w:hAnsi="Arial" w:cs="Arial"/>
          <w:sz w:val="24"/>
          <w:szCs w:val="24"/>
        </w:rPr>
        <w:t xml:space="preserve">Stakeholder consultations will collect the </w:t>
      </w:r>
      <w:commentRangeStart w:id="46"/>
      <w:r>
        <w:rPr>
          <w:rFonts w:ascii="Arial" w:eastAsia="Arial" w:hAnsi="Arial" w:cs="Arial"/>
          <w:sz w:val="24"/>
          <w:szCs w:val="24"/>
        </w:rPr>
        <w:t xml:space="preserve">views of government, business, finance and civil society. </w:t>
      </w:r>
      <w:commentRangeEnd w:id="46"/>
      <w:r w:rsidR="004551EC">
        <w:rPr>
          <w:rStyle w:val="CommentReference"/>
          <w:rFonts w:ascii="Arial" w:eastAsia="Arial" w:hAnsi="Arial" w:cs="Arial"/>
          <w:sz w:val="24"/>
          <w:szCs w:val="24"/>
        </w:rPr>
        <w:commentReference w:id="46"/>
      </w:r>
    </w:p>
    <w:p w14:paraId="64898042" w14:textId="77777777" w:rsidR="00612A99" w:rsidRDefault="00260BE9" w:rsidP="00367F9D">
      <w:pPr>
        <w:pStyle w:val="ListParagraph"/>
        <w:numPr>
          <w:ilvl w:val="0"/>
          <w:numId w:val="10"/>
        </w:numPr>
        <w:spacing w:after="200"/>
        <w:jc w:val="both"/>
        <w:rPr>
          <w:rFonts w:ascii="Arial" w:eastAsia="Arial" w:hAnsi="Arial" w:cs="Arial"/>
          <w:sz w:val="24"/>
          <w:szCs w:val="24"/>
        </w:rPr>
      </w:pPr>
      <w:r>
        <w:rPr>
          <w:rFonts w:ascii="Arial" w:eastAsia="Arial" w:hAnsi="Arial" w:cs="Arial"/>
          <w:sz w:val="24"/>
          <w:szCs w:val="24"/>
        </w:rPr>
        <w:t xml:space="preserve">A comparative review will assess how other countries with relevant starting points have managed energy transition. </w:t>
      </w:r>
    </w:p>
    <w:p w14:paraId="0A0A61C9" w14:textId="77777777" w:rsidR="00612A99" w:rsidRDefault="00260BE9" w:rsidP="00982D31">
      <w:pPr>
        <w:spacing w:after="200"/>
        <w:ind w:left="720"/>
        <w:jc w:val="both"/>
        <w:rPr>
          <w:rFonts w:ascii="Arial" w:eastAsia="Arial" w:hAnsi="Arial" w:cs="Arial"/>
          <w:sz w:val="24"/>
          <w:szCs w:val="24"/>
        </w:rPr>
      </w:pPr>
      <w:r>
        <w:rPr>
          <w:rFonts w:ascii="Arial" w:eastAsia="Arial" w:hAnsi="Arial" w:cs="Arial"/>
          <w:sz w:val="24"/>
          <w:szCs w:val="24"/>
        </w:rPr>
        <w:t>The four tracks will lead to a single drafting process that will yield four publications in series.</w:t>
      </w:r>
    </w:p>
    <w:p w14:paraId="4B560E85" w14:textId="77777777" w:rsidR="00612A99" w:rsidRDefault="00260BE9">
      <w:pPr>
        <w:spacing w:after="200"/>
        <w:ind w:firstLine="720"/>
        <w:jc w:val="both"/>
        <w:rPr>
          <w:rFonts w:ascii="Arial" w:eastAsia="Arial" w:hAnsi="Arial" w:cs="Arial"/>
          <w:b/>
          <w:bCs/>
          <w:sz w:val="24"/>
          <w:szCs w:val="24"/>
        </w:rPr>
      </w:pPr>
      <w:r>
        <w:rPr>
          <w:rFonts w:ascii="Arial" w:eastAsia="Arial" w:hAnsi="Arial" w:cs="Arial"/>
          <w:b/>
          <w:bCs/>
          <w:sz w:val="24"/>
          <w:szCs w:val="24"/>
        </w:rPr>
        <w:t>3.3.2 Data Collection</w:t>
      </w:r>
    </w:p>
    <w:p w14:paraId="3F77EE7D" w14:textId="77777777" w:rsidR="00612A99" w:rsidRDefault="00260BE9" w:rsidP="00367F9D">
      <w:pPr>
        <w:spacing w:after="200"/>
        <w:ind w:left="720"/>
        <w:jc w:val="both"/>
        <w:rPr>
          <w:rFonts w:ascii="Arial" w:eastAsia="Arial" w:hAnsi="Arial" w:cs="Arial"/>
          <w:sz w:val="24"/>
          <w:szCs w:val="24"/>
        </w:rPr>
      </w:pPr>
      <w:r>
        <w:rPr>
          <w:rFonts w:ascii="Arial" w:eastAsia="Arial" w:hAnsi="Arial" w:cs="Arial"/>
          <w:sz w:val="24"/>
          <w:szCs w:val="24"/>
        </w:rPr>
        <w:t>Country-level data will be collected primarily through virtual means in the first instance: stakeholder websites, published research, regulator and utility reporting, and the structured data request issued through the EAC Secretariat. Where virtual data collection is insufficient and it is not possible to establish a credible baseline for a given Partner State or thematic area, limited physical missions will be arranged, following consultation with and approval by UNEP and the EAC.</w:t>
      </w:r>
    </w:p>
    <w:p w14:paraId="77051A02" w14:textId="77777777" w:rsidR="00612A99" w:rsidRDefault="00260BE9" w:rsidP="00367F9D">
      <w:pPr>
        <w:spacing w:after="200"/>
        <w:ind w:firstLine="720"/>
        <w:jc w:val="both"/>
        <w:rPr>
          <w:rFonts w:ascii="Arial" w:eastAsia="Arial" w:hAnsi="Arial" w:cs="Arial"/>
          <w:b/>
          <w:bCs/>
          <w:sz w:val="24"/>
          <w:szCs w:val="24"/>
        </w:rPr>
      </w:pPr>
      <w:r>
        <w:rPr>
          <w:rFonts w:ascii="Arial" w:eastAsia="Arial" w:hAnsi="Arial" w:cs="Arial"/>
          <w:b/>
          <w:bCs/>
          <w:sz w:val="24"/>
          <w:szCs w:val="24"/>
        </w:rPr>
        <w:t>3.3.3 Data Validation</w:t>
      </w:r>
    </w:p>
    <w:p w14:paraId="19C3AE73" w14:textId="77777777" w:rsidR="00612A99" w:rsidRDefault="00260BE9" w:rsidP="00367F9D">
      <w:pPr>
        <w:spacing w:after="200"/>
        <w:ind w:left="720"/>
        <w:jc w:val="both"/>
        <w:rPr>
          <w:rFonts w:ascii="Arial" w:eastAsia="Arial" w:hAnsi="Arial" w:cs="Arial"/>
          <w:sz w:val="24"/>
          <w:szCs w:val="24"/>
        </w:rPr>
      </w:pPr>
      <w:r>
        <w:rPr>
          <w:rFonts w:ascii="Arial" w:eastAsia="Arial" w:hAnsi="Arial" w:cs="Arial"/>
          <w:sz w:val="24"/>
          <w:szCs w:val="24"/>
        </w:rPr>
        <w:t xml:space="preserve">All data will be shared with the relevant national focal point for validation and included by them in the relevant draft or final report. This validation stage extends to the data that is published as part of the actual report, for example, vehicle registrations or tariff levels, as well as to the factual claims and analysis derived </w:t>
      </w:r>
      <w:r>
        <w:rPr>
          <w:rFonts w:ascii="Arial" w:eastAsia="Arial" w:hAnsi="Arial" w:cs="Arial"/>
          <w:sz w:val="24"/>
          <w:szCs w:val="24"/>
        </w:rPr>
        <w:lastRenderedPageBreak/>
        <w:t>from interviews or the legal reviews. Where a figure cannot be corroborated by a national source, it will be retained only where at least one other independent source supports it, and will be presented as an estimate and not as a verified figure. Where sources disagree materially, the range will be shown rather than a single number selected without explanation.</w:t>
      </w:r>
    </w:p>
    <w:p w14:paraId="7156F448" w14:textId="77777777" w:rsidR="00E45FBC" w:rsidRPr="00E45FBC" w:rsidRDefault="00E45FBC" w:rsidP="00E45FBC">
      <w:pPr>
        <w:spacing w:after="200"/>
        <w:ind w:left="720"/>
        <w:jc w:val="both"/>
        <w:rPr>
          <w:ins w:id="47" w:author="Kenneth Nyangweso" w:date="2026-10-06T11:30:00Z"/>
          <w:rFonts w:ascii="Arial" w:eastAsia="Arial" w:hAnsi="Arial" w:cs="Arial"/>
          <w:b/>
          <w:bCs/>
          <w:sz w:val="24"/>
          <w:szCs w:val="24"/>
        </w:rPr>
      </w:pPr>
      <w:ins w:id="48" w:author="Kenneth Nyangweso" w:date="2026-10-06T11:30:00Z">
        <w:r w:rsidRPr="00E45FBC">
          <w:rPr>
            <w:rFonts w:ascii="Arial" w:eastAsia="Arial" w:hAnsi="Arial" w:cs="Arial"/>
            <w:b/>
            <w:bCs/>
            <w:sz w:val="24"/>
            <w:szCs w:val="24"/>
          </w:rPr>
          <w:t>3.3.4 Monitoring, Evaluation (M&amp;E), and Analytical Framework</w:t>
        </w:r>
      </w:ins>
    </w:p>
    <w:p w14:paraId="2FE66C69" w14:textId="77777777" w:rsidR="00E45FBC" w:rsidRDefault="00E45FBC" w:rsidP="00E45FBC">
      <w:pPr>
        <w:spacing w:after="200"/>
        <w:ind w:left="720"/>
        <w:jc w:val="both"/>
        <w:rPr>
          <w:ins w:id="49" w:author="Kenneth Nyangweso" w:date="2026-10-06T11:31:00Z" w16du:dateUtc="2026-10-06T08:31:00Z"/>
          <w:rFonts w:ascii="Arial" w:eastAsia="Arial" w:hAnsi="Arial" w:cs="Arial"/>
          <w:sz w:val="24"/>
          <w:szCs w:val="24"/>
        </w:rPr>
      </w:pPr>
      <w:ins w:id="50" w:author="Kenneth Nyangweso" w:date="2026-10-06T11:30:00Z">
        <w:r w:rsidRPr="00E45FBC">
          <w:rPr>
            <w:rFonts w:ascii="Arial" w:eastAsia="Arial" w:hAnsi="Arial" w:cs="Arial"/>
            <w:sz w:val="24"/>
            <w:szCs w:val="24"/>
            <w:rPrChange w:id="51" w:author="Kenneth Nyangweso" w:date="2026-10-06T11:30:00Z" w16du:dateUtc="2026-10-06T08:30:00Z">
              <w:rPr>
                <w:rFonts w:ascii="Arial" w:eastAsia="Arial" w:hAnsi="Arial" w:cs="Arial"/>
                <w:b/>
                <w:bCs/>
                <w:sz w:val="24"/>
                <w:szCs w:val="24"/>
              </w:rPr>
            </w:rPrChange>
          </w:rPr>
          <w:t>To transition this study from a static baseline assessment into a dynamic, long-term tracking system, the data architecture is governed by a formal Monitoring and Evaluation (M&amp;E) Framework. The information is structurally categorized across six distinct dimensions to enable cross-country comparison, while being supported by standardized Reporting Protocols to guide future database updates.</w:t>
        </w:r>
      </w:ins>
    </w:p>
    <w:p w14:paraId="501FC649" w14:textId="77777777" w:rsidR="00E45FBC" w:rsidRDefault="00E45FBC" w:rsidP="00E45FBC">
      <w:pPr>
        <w:spacing w:after="200"/>
        <w:ind w:left="720"/>
        <w:jc w:val="both"/>
        <w:rPr>
          <w:ins w:id="52" w:author="Kenneth Nyangweso" w:date="2026-10-06T11:31:00Z" w16du:dateUtc="2026-10-06T08:31:00Z"/>
          <w:rFonts w:ascii="Arial" w:eastAsia="Arial" w:hAnsi="Arial" w:cs="Arial"/>
          <w:sz w:val="24"/>
          <w:szCs w:val="24"/>
        </w:rPr>
      </w:pPr>
    </w:p>
    <w:p w14:paraId="127FAB17" w14:textId="77777777" w:rsidR="00E45FBC" w:rsidRPr="00E45FBC" w:rsidRDefault="00E45FBC" w:rsidP="00E45FBC">
      <w:pPr>
        <w:spacing w:after="200"/>
        <w:ind w:left="720"/>
        <w:jc w:val="both"/>
        <w:rPr>
          <w:ins w:id="53" w:author="Kenneth Nyangweso" w:date="2026-10-06T11:31:00Z" w16du:dateUtc="2026-10-06T08:31:00Z"/>
          <w:rFonts w:ascii="Arial" w:eastAsia="Arial" w:hAnsi="Arial" w:cs="Arial"/>
          <w:b/>
          <w:bCs/>
          <w:sz w:val="24"/>
          <w:szCs w:val="24"/>
          <w:rPrChange w:id="54" w:author="Kenneth Nyangweso" w:date="2026-10-06T11:31:00Z" w16du:dateUtc="2026-10-06T08:31:00Z">
            <w:rPr>
              <w:ins w:id="55" w:author="Kenneth Nyangweso" w:date="2026-10-06T11:31:00Z" w16du:dateUtc="2026-10-06T08:31:00Z"/>
              <w:rFonts w:ascii="Arial" w:eastAsia="Arial" w:hAnsi="Arial" w:cs="Arial"/>
              <w:sz w:val="24"/>
              <w:szCs w:val="24"/>
            </w:rPr>
          </w:rPrChange>
        </w:rPr>
      </w:pPr>
      <w:ins w:id="56" w:author="Kenneth Nyangweso" w:date="2026-10-06T11:31:00Z" w16du:dateUtc="2026-10-06T08:31:00Z">
        <w:r w:rsidRPr="00E45FBC">
          <w:rPr>
            <w:rFonts w:ascii="Arial" w:eastAsia="Arial" w:hAnsi="Arial" w:cs="Arial"/>
            <w:b/>
            <w:bCs/>
            <w:sz w:val="24"/>
            <w:szCs w:val="24"/>
            <w:rPrChange w:id="57" w:author="Kenneth Nyangweso" w:date="2026-10-06T11:31:00Z" w16du:dateUtc="2026-10-06T08:31:00Z">
              <w:rPr>
                <w:rFonts w:ascii="Arial" w:eastAsia="Arial" w:hAnsi="Arial" w:cs="Arial"/>
                <w:sz w:val="24"/>
                <w:szCs w:val="24"/>
              </w:rPr>
            </w:rPrChange>
          </w:rPr>
          <w:t>A. Thematic Performance Categories</w:t>
        </w:r>
      </w:ins>
    </w:p>
    <w:p w14:paraId="46D35863" w14:textId="77777777" w:rsidR="00E45FBC" w:rsidRPr="00E45FBC" w:rsidRDefault="00E45FBC" w:rsidP="00E45FBC">
      <w:pPr>
        <w:spacing w:after="200"/>
        <w:ind w:left="720"/>
        <w:jc w:val="both"/>
        <w:rPr>
          <w:ins w:id="58" w:author="Kenneth Nyangweso" w:date="2026-10-06T11:31:00Z" w16du:dateUtc="2026-10-06T08:31:00Z"/>
          <w:rFonts w:ascii="Arial" w:eastAsia="Arial" w:hAnsi="Arial" w:cs="Arial"/>
          <w:sz w:val="24"/>
          <w:szCs w:val="24"/>
        </w:rPr>
      </w:pPr>
      <w:ins w:id="59" w:author="Kenneth Nyangweso" w:date="2026-10-06T11:31:00Z" w16du:dateUtc="2026-10-06T08:31:00Z">
        <w:r w:rsidRPr="00E45FBC">
          <w:rPr>
            <w:rFonts w:ascii="Arial" w:eastAsia="Arial" w:hAnsi="Arial" w:cs="Arial"/>
            <w:sz w:val="24"/>
            <w:szCs w:val="24"/>
          </w:rPr>
          <w:t>Data points within the master relational database are grouped and mapped against the following primary dimensions:</w:t>
        </w:r>
      </w:ins>
    </w:p>
    <w:p w14:paraId="34F2AF4C" w14:textId="31CDE276" w:rsidR="00E45FBC" w:rsidRPr="00E45FBC" w:rsidRDefault="00E45FBC" w:rsidP="00E45FBC">
      <w:pPr>
        <w:pStyle w:val="ListParagraph"/>
        <w:numPr>
          <w:ilvl w:val="0"/>
          <w:numId w:val="20"/>
        </w:numPr>
        <w:spacing w:after="200"/>
        <w:jc w:val="both"/>
        <w:rPr>
          <w:ins w:id="60" w:author="Kenneth Nyangweso" w:date="2026-10-06T11:31:00Z" w16du:dateUtc="2026-10-06T08:31:00Z"/>
          <w:rFonts w:ascii="Arial" w:eastAsia="Arial" w:hAnsi="Arial" w:cs="Arial"/>
          <w:sz w:val="24"/>
          <w:szCs w:val="24"/>
          <w:rPrChange w:id="61" w:author="Kenneth Nyangweso" w:date="2026-10-06T11:32:00Z" w16du:dateUtc="2026-10-06T08:32:00Z">
            <w:rPr>
              <w:ins w:id="62" w:author="Kenneth Nyangweso" w:date="2026-10-06T11:31:00Z" w16du:dateUtc="2026-10-06T08:31:00Z"/>
            </w:rPr>
          </w:rPrChange>
        </w:rPr>
        <w:pPrChange w:id="63" w:author="Kenneth Nyangweso" w:date="2026-10-06T11:32:00Z" w16du:dateUtc="2026-10-06T08:32:00Z">
          <w:pPr>
            <w:spacing w:after="200"/>
            <w:ind w:left="720"/>
            <w:jc w:val="both"/>
          </w:pPr>
        </w:pPrChange>
      </w:pPr>
      <w:ins w:id="64" w:author="Kenneth Nyangweso" w:date="2026-10-06T11:31:00Z" w16du:dateUtc="2026-10-06T08:31:00Z">
        <w:r w:rsidRPr="00E45FBC">
          <w:rPr>
            <w:rFonts w:ascii="Arial" w:eastAsia="Arial" w:hAnsi="Arial" w:cs="Arial"/>
            <w:sz w:val="24"/>
            <w:szCs w:val="24"/>
            <w:rPrChange w:id="65" w:author="Kenneth Nyangweso" w:date="2026-10-06T11:32:00Z" w16du:dateUtc="2026-10-06T08:32:00Z">
              <w:rPr/>
            </w:rPrChange>
          </w:rPr>
          <w:t>Power Generation, Supply Quality, &amp; Access: Tracking grid capacity expansion factors, renewable energy shares, and grid stability indices (SAIDI/SAIFI).</w:t>
        </w:r>
      </w:ins>
    </w:p>
    <w:p w14:paraId="5D3BCE93" w14:textId="2A56E80F" w:rsidR="00E45FBC" w:rsidRPr="00E45FBC" w:rsidRDefault="00E45FBC" w:rsidP="00E45FBC">
      <w:pPr>
        <w:pStyle w:val="ListParagraph"/>
        <w:numPr>
          <w:ilvl w:val="0"/>
          <w:numId w:val="20"/>
        </w:numPr>
        <w:spacing w:after="200"/>
        <w:jc w:val="both"/>
        <w:rPr>
          <w:ins w:id="66" w:author="Kenneth Nyangweso" w:date="2026-10-06T11:31:00Z" w16du:dateUtc="2026-10-06T08:31:00Z"/>
          <w:rFonts w:ascii="Arial" w:eastAsia="Arial" w:hAnsi="Arial" w:cs="Arial"/>
          <w:sz w:val="24"/>
          <w:szCs w:val="24"/>
          <w:rPrChange w:id="67" w:author="Kenneth Nyangweso" w:date="2026-10-06T11:32:00Z" w16du:dateUtc="2026-10-06T08:32:00Z">
            <w:rPr>
              <w:ins w:id="68" w:author="Kenneth Nyangweso" w:date="2026-10-06T11:31:00Z" w16du:dateUtc="2026-10-06T08:31:00Z"/>
            </w:rPr>
          </w:rPrChange>
        </w:rPr>
        <w:pPrChange w:id="69" w:author="Kenneth Nyangweso" w:date="2026-10-06T11:32:00Z" w16du:dateUtc="2026-10-06T08:32:00Z">
          <w:pPr>
            <w:spacing w:after="200"/>
            <w:ind w:left="720"/>
            <w:jc w:val="both"/>
          </w:pPr>
        </w:pPrChange>
      </w:pPr>
      <w:ins w:id="70" w:author="Kenneth Nyangweso" w:date="2026-10-06T11:31:00Z" w16du:dateUtc="2026-10-06T08:31:00Z">
        <w:r w:rsidRPr="00E45FBC">
          <w:rPr>
            <w:rFonts w:ascii="Arial" w:eastAsia="Arial" w:hAnsi="Arial" w:cs="Arial"/>
            <w:sz w:val="24"/>
            <w:szCs w:val="24"/>
            <w:rPrChange w:id="71" w:author="Kenneth Nyangweso" w:date="2026-10-06T11:32:00Z" w16du:dateUtc="2026-10-06T08:32:00Z">
              <w:rPr/>
            </w:rPrChange>
          </w:rPr>
          <w:t>Recharging Infrastructure &amp; Grid Readiness: Monitoring spatial charging station counts, protocol interoperability, and utility distribution-level peak load impacts.</w:t>
        </w:r>
      </w:ins>
    </w:p>
    <w:p w14:paraId="5A70C0AE" w14:textId="02DA9F79" w:rsidR="00E45FBC" w:rsidRPr="00E45FBC" w:rsidRDefault="00E45FBC" w:rsidP="00E45FBC">
      <w:pPr>
        <w:pStyle w:val="ListParagraph"/>
        <w:numPr>
          <w:ilvl w:val="0"/>
          <w:numId w:val="20"/>
        </w:numPr>
        <w:spacing w:after="200"/>
        <w:jc w:val="both"/>
        <w:rPr>
          <w:ins w:id="72" w:author="Kenneth Nyangweso" w:date="2026-10-06T11:31:00Z" w16du:dateUtc="2026-10-06T08:31:00Z"/>
          <w:rFonts w:ascii="Arial" w:eastAsia="Arial" w:hAnsi="Arial" w:cs="Arial"/>
          <w:sz w:val="24"/>
          <w:szCs w:val="24"/>
          <w:rPrChange w:id="73" w:author="Kenneth Nyangweso" w:date="2026-10-06T11:32:00Z" w16du:dateUtc="2026-10-06T08:32:00Z">
            <w:rPr>
              <w:ins w:id="74" w:author="Kenneth Nyangweso" w:date="2026-10-06T11:31:00Z" w16du:dateUtc="2026-10-06T08:31:00Z"/>
            </w:rPr>
          </w:rPrChange>
        </w:rPr>
        <w:pPrChange w:id="75" w:author="Kenneth Nyangweso" w:date="2026-10-06T11:32:00Z" w16du:dateUtc="2026-10-06T08:32:00Z">
          <w:pPr>
            <w:spacing w:after="200"/>
            <w:ind w:left="720"/>
            <w:jc w:val="both"/>
          </w:pPr>
        </w:pPrChange>
      </w:pPr>
      <w:ins w:id="76" w:author="Kenneth Nyangweso" w:date="2026-10-06T11:31:00Z" w16du:dateUtc="2026-10-06T08:31:00Z">
        <w:r w:rsidRPr="00E45FBC">
          <w:rPr>
            <w:rFonts w:ascii="Arial" w:eastAsia="Arial" w:hAnsi="Arial" w:cs="Arial"/>
            <w:sz w:val="24"/>
            <w:szCs w:val="24"/>
            <w:rPrChange w:id="77" w:author="Kenneth Nyangweso" w:date="2026-10-06T11:32:00Z" w16du:dateUtc="2026-10-06T08:32:00Z">
              <w:rPr/>
            </w:rPrChange>
          </w:rPr>
          <w:t>Macro-Finance &amp; Capital Stacking: Logging catalytic grants, commercial debt/equity infusions, and consumer retail asset-financing structures (e.g., PAYG models).</w:t>
        </w:r>
      </w:ins>
    </w:p>
    <w:p w14:paraId="329CC6E7" w14:textId="5F10C682" w:rsidR="00E45FBC" w:rsidRPr="00E45FBC" w:rsidRDefault="00E45FBC" w:rsidP="00E45FBC">
      <w:pPr>
        <w:pStyle w:val="ListParagraph"/>
        <w:numPr>
          <w:ilvl w:val="0"/>
          <w:numId w:val="20"/>
        </w:numPr>
        <w:spacing w:after="200"/>
        <w:jc w:val="both"/>
        <w:rPr>
          <w:ins w:id="78" w:author="Kenneth Nyangweso" w:date="2026-10-06T11:31:00Z" w16du:dateUtc="2026-10-06T08:31:00Z"/>
          <w:rFonts w:ascii="Arial" w:eastAsia="Arial" w:hAnsi="Arial" w:cs="Arial"/>
          <w:sz w:val="24"/>
          <w:szCs w:val="24"/>
          <w:rPrChange w:id="79" w:author="Kenneth Nyangweso" w:date="2026-10-06T11:32:00Z" w16du:dateUtc="2026-10-06T08:32:00Z">
            <w:rPr>
              <w:ins w:id="80" w:author="Kenneth Nyangweso" w:date="2026-10-06T11:31:00Z" w16du:dateUtc="2026-10-06T08:31:00Z"/>
            </w:rPr>
          </w:rPrChange>
        </w:rPr>
        <w:pPrChange w:id="81" w:author="Kenneth Nyangweso" w:date="2026-10-06T11:32:00Z" w16du:dateUtc="2026-10-06T08:32:00Z">
          <w:pPr>
            <w:spacing w:after="200"/>
            <w:ind w:left="720"/>
            <w:jc w:val="both"/>
          </w:pPr>
        </w:pPrChange>
      </w:pPr>
      <w:ins w:id="82" w:author="Kenneth Nyangweso" w:date="2026-10-06T11:31:00Z" w16du:dateUtc="2026-10-06T08:31:00Z">
        <w:r w:rsidRPr="00E45FBC">
          <w:rPr>
            <w:rFonts w:ascii="Arial" w:eastAsia="Arial" w:hAnsi="Arial" w:cs="Arial"/>
            <w:sz w:val="24"/>
            <w:szCs w:val="24"/>
            <w:rPrChange w:id="83" w:author="Kenneth Nyangweso" w:date="2026-10-06T11:32:00Z" w16du:dateUtc="2026-10-06T08:32:00Z">
              <w:rPr/>
            </w:rPrChange>
          </w:rPr>
          <w:t>Industrial Value Chains &amp; Local Assembly: Benchmarking regional manufacturing capabilities, local component integration, and domestic employment volumes.</w:t>
        </w:r>
      </w:ins>
    </w:p>
    <w:p w14:paraId="438750C7" w14:textId="301B9F93" w:rsidR="00E45FBC" w:rsidRPr="00E45FBC" w:rsidRDefault="00E45FBC" w:rsidP="00E45FBC">
      <w:pPr>
        <w:pStyle w:val="ListParagraph"/>
        <w:numPr>
          <w:ilvl w:val="0"/>
          <w:numId w:val="20"/>
        </w:numPr>
        <w:spacing w:after="200"/>
        <w:jc w:val="both"/>
        <w:rPr>
          <w:ins w:id="84" w:author="Kenneth Nyangweso" w:date="2026-10-06T11:31:00Z" w16du:dateUtc="2026-10-06T08:31:00Z"/>
          <w:rFonts w:ascii="Arial" w:eastAsia="Arial" w:hAnsi="Arial" w:cs="Arial"/>
          <w:sz w:val="24"/>
          <w:szCs w:val="24"/>
          <w:rPrChange w:id="85" w:author="Kenneth Nyangweso" w:date="2026-10-06T11:32:00Z" w16du:dateUtc="2026-10-06T08:32:00Z">
            <w:rPr>
              <w:ins w:id="86" w:author="Kenneth Nyangweso" w:date="2026-10-06T11:31:00Z" w16du:dateUtc="2026-10-06T08:31:00Z"/>
            </w:rPr>
          </w:rPrChange>
        </w:rPr>
        <w:pPrChange w:id="87" w:author="Kenneth Nyangweso" w:date="2026-10-06T11:32:00Z" w16du:dateUtc="2026-10-06T08:32:00Z">
          <w:pPr>
            <w:spacing w:after="200"/>
            <w:ind w:left="720"/>
            <w:jc w:val="both"/>
          </w:pPr>
        </w:pPrChange>
      </w:pPr>
      <w:ins w:id="88" w:author="Kenneth Nyangweso" w:date="2026-10-06T11:31:00Z" w16du:dateUtc="2026-10-06T08:31:00Z">
        <w:r w:rsidRPr="00E45FBC">
          <w:rPr>
            <w:rFonts w:ascii="Arial" w:eastAsia="Arial" w:hAnsi="Arial" w:cs="Arial"/>
            <w:sz w:val="24"/>
            <w:szCs w:val="24"/>
            <w:rPrChange w:id="89" w:author="Kenneth Nyangweso" w:date="2026-10-06T11:32:00Z" w16du:dateUtc="2026-10-06T08:32:00Z">
              <w:rPr/>
            </w:rPrChange>
          </w:rPr>
          <w:t>Just Transition &amp; Social Inclusion: Evaluating localized skill-gaps, mechanic upskilling programs, and labor mitigation strategies for ICE job displacement.</w:t>
        </w:r>
      </w:ins>
    </w:p>
    <w:p w14:paraId="55199DE8" w14:textId="7671AC09" w:rsidR="00E45FBC" w:rsidRDefault="00E45FBC" w:rsidP="00E45FBC">
      <w:pPr>
        <w:pStyle w:val="ListParagraph"/>
        <w:numPr>
          <w:ilvl w:val="0"/>
          <w:numId w:val="20"/>
        </w:numPr>
        <w:spacing w:after="200"/>
        <w:jc w:val="both"/>
        <w:rPr>
          <w:ins w:id="90" w:author="Kenneth Nyangweso" w:date="2026-10-06T11:32:00Z" w16du:dateUtc="2026-10-06T08:32:00Z"/>
          <w:rFonts w:ascii="Arial" w:eastAsia="Arial" w:hAnsi="Arial" w:cs="Arial"/>
          <w:sz w:val="24"/>
          <w:szCs w:val="24"/>
        </w:rPr>
      </w:pPr>
      <w:ins w:id="91" w:author="Kenneth Nyangweso" w:date="2026-10-06T11:31:00Z" w16du:dateUtc="2026-10-06T08:31:00Z">
        <w:r w:rsidRPr="00E45FBC">
          <w:rPr>
            <w:rFonts w:ascii="Arial" w:eastAsia="Arial" w:hAnsi="Arial" w:cs="Arial"/>
            <w:sz w:val="24"/>
            <w:szCs w:val="24"/>
            <w:rPrChange w:id="92" w:author="Kenneth Nyangweso" w:date="2026-10-06T11:32:00Z" w16du:dateUtc="2026-10-06T08:32:00Z">
              <w:rPr/>
            </w:rPrChange>
          </w:rPr>
          <w:t>Circular Economy &amp; Lifecycle Management: Tracking battery degradation metrics, second-life stationary storage applications, and end-of-life disposal protocols.</w:t>
        </w:r>
      </w:ins>
    </w:p>
    <w:p w14:paraId="3F33C0C8" w14:textId="77777777" w:rsidR="00E45FBC" w:rsidRDefault="00E45FBC" w:rsidP="00E45FBC">
      <w:pPr>
        <w:spacing w:after="200"/>
        <w:jc w:val="both"/>
        <w:rPr>
          <w:ins w:id="93" w:author="Kenneth Nyangweso" w:date="2026-10-06T11:32:00Z" w16du:dateUtc="2026-10-06T08:32:00Z"/>
          <w:rFonts w:ascii="Arial" w:eastAsia="Arial" w:hAnsi="Arial" w:cs="Arial"/>
          <w:sz w:val="24"/>
          <w:szCs w:val="24"/>
        </w:rPr>
      </w:pPr>
    </w:p>
    <w:p w14:paraId="47C57031" w14:textId="77777777" w:rsidR="00E45FBC" w:rsidRPr="00E45FBC" w:rsidRDefault="00E45FBC" w:rsidP="00E45FBC">
      <w:pPr>
        <w:spacing w:after="200"/>
        <w:jc w:val="both"/>
        <w:rPr>
          <w:ins w:id="94" w:author="Kenneth Nyangweso" w:date="2026-10-06T11:32:00Z"/>
          <w:rFonts w:ascii="Arial" w:eastAsia="Arial" w:hAnsi="Arial" w:cs="Arial"/>
          <w:b/>
          <w:bCs/>
          <w:sz w:val="24"/>
          <w:szCs w:val="24"/>
        </w:rPr>
      </w:pPr>
      <w:ins w:id="95" w:author="Kenneth Nyangweso" w:date="2026-10-06T11:32:00Z">
        <w:r w:rsidRPr="00E45FBC">
          <w:rPr>
            <w:rFonts w:ascii="Arial" w:eastAsia="Arial" w:hAnsi="Arial" w:cs="Arial"/>
            <w:b/>
            <w:bCs/>
            <w:sz w:val="24"/>
            <w:szCs w:val="24"/>
          </w:rPr>
          <w:t>B. Institutional Reporting Protocols &amp; Update Mechanisms</w:t>
        </w:r>
      </w:ins>
    </w:p>
    <w:p w14:paraId="7C6DF139" w14:textId="77777777" w:rsidR="00E45FBC" w:rsidRPr="00E45FBC" w:rsidRDefault="00E45FBC" w:rsidP="00E45FBC">
      <w:pPr>
        <w:spacing w:after="200"/>
        <w:jc w:val="both"/>
        <w:rPr>
          <w:ins w:id="96" w:author="Kenneth Nyangweso" w:date="2026-10-06T11:32:00Z"/>
          <w:rFonts w:ascii="Arial" w:eastAsia="Arial" w:hAnsi="Arial" w:cs="Arial"/>
          <w:sz w:val="24"/>
          <w:szCs w:val="24"/>
        </w:rPr>
      </w:pPr>
      <w:ins w:id="97" w:author="Kenneth Nyangweso" w:date="2026-10-06T11:32:00Z">
        <w:r w:rsidRPr="00E45FBC">
          <w:rPr>
            <w:rFonts w:ascii="Arial" w:eastAsia="Arial" w:hAnsi="Arial" w:cs="Arial"/>
            <w:sz w:val="24"/>
            <w:szCs w:val="24"/>
          </w:rPr>
          <w:t>To ensure systematic database longevity, the indicators are tied to an institutionalized data-maintenance workflow. The table below details the target frequency, primary regional custodians, and extraction methods required to refresh the data:</w:t>
        </w:r>
      </w:ins>
    </w:p>
    <w:tbl>
      <w:tblPr>
        <w:tblStyle w:val="GridTable4-Accent5"/>
        <w:tblW w:w="0" w:type="auto"/>
        <w:tblLook w:val="04A0" w:firstRow="1" w:lastRow="0" w:firstColumn="1" w:lastColumn="0" w:noHBand="0" w:noVBand="1"/>
        <w:tblPrChange w:id="98" w:author="Kenneth Nyangweso" w:date="2026-10-06T11:33:00Z" w16du:dateUtc="2026-10-06T08:33:00Z">
          <w:tblPr>
            <w:tblStyle w:val="TableGrid"/>
            <w:tblW w:w="0" w:type="auto"/>
            <w:tblLook w:val="04A0" w:firstRow="1" w:lastRow="0" w:firstColumn="1" w:lastColumn="0" w:noHBand="0" w:noVBand="1"/>
          </w:tblPr>
        </w:tblPrChange>
      </w:tblPr>
      <w:tblGrid>
        <w:gridCol w:w="1781"/>
        <w:gridCol w:w="1643"/>
        <w:gridCol w:w="2831"/>
        <w:gridCol w:w="1452"/>
        <w:gridCol w:w="1643"/>
        <w:tblGridChange w:id="99">
          <w:tblGrid>
            <w:gridCol w:w="1781"/>
            <w:gridCol w:w="89"/>
            <w:gridCol w:w="1554"/>
            <w:gridCol w:w="316"/>
            <w:gridCol w:w="1870"/>
            <w:gridCol w:w="645"/>
            <w:gridCol w:w="1225"/>
            <w:gridCol w:w="227"/>
            <w:gridCol w:w="1643"/>
          </w:tblGrid>
        </w:tblGridChange>
      </w:tblGrid>
      <w:tr w:rsidR="00E45FBC" w14:paraId="1B39F27B" w14:textId="77777777" w:rsidTr="00E45FBC">
        <w:trPr>
          <w:cnfStyle w:val="100000000000" w:firstRow="1" w:lastRow="0" w:firstColumn="0" w:lastColumn="0" w:oddVBand="0" w:evenVBand="0" w:oddHBand="0" w:evenHBand="0" w:firstRowFirstColumn="0" w:firstRowLastColumn="0" w:lastRowFirstColumn="0" w:lastRowLastColumn="0"/>
          <w:ins w:id="100" w:author="Kenneth Nyangweso" w:date="2026-10-06T11:33:00Z" w16du:dateUtc="2026-10-06T08:33:00Z"/>
        </w:trPr>
        <w:tc>
          <w:tcPr>
            <w:cnfStyle w:val="001000000000" w:firstRow="0" w:lastRow="0" w:firstColumn="1" w:lastColumn="0" w:oddVBand="0" w:evenVBand="0" w:oddHBand="0" w:evenHBand="0" w:firstRowFirstColumn="0" w:firstRowLastColumn="0" w:lastRowFirstColumn="0" w:lastRowLastColumn="0"/>
            <w:tcW w:w="1870" w:type="dxa"/>
            <w:tcPrChange w:id="101" w:author="Kenneth Nyangweso" w:date="2026-10-06T11:33:00Z" w16du:dateUtc="2026-10-06T08:33:00Z">
              <w:tcPr>
                <w:tcW w:w="1870" w:type="dxa"/>
                <w:gridSpan w:val="2"/>
              </w:tcPr>
            </w:tcPrChange>
          </w:tcPr>
          <w:p w14:paraId="58713FAA" w14:textId="25032342" w:rsidR="00E45FBC" w:rsidRPr="00E45FBC" w:rsidRDefault="00E45FBC" w:rsidP="00E45FBC">
            <w:pPr>
              <w:spacing w:after="200"/>
              <w:jc w:val="both"/>
              <w:cnfStyle w:val="101000000000" w:firstRow="1" w:lastRow="0" w:firstColumn="1" w:lastColumn="0" w:oddVBand="0" w:evenVBand="0" w:oddHBand="0" w:evenHBand="0" w:firstRowFirstColumn="0" w:firstRowLastColumn="0" w:lastRowFirstColumn="0" w:lastRowLastColumn="0"/>
              <w:rPr>
                <w:ins w:id="102" w:author="Kenneth Nyangweso" w:date="2026-10-06T11:33:00Z" w16du:dateUtc="2026-10-06T08:33:00Z"/>
                <w:rFonts w:ascii="Arial" w:eastAsia="Arial" w:hAnsi="Arial" w:cs="Arial"/>
                <w:sz w:val="24"/>
                <w:szCs w:val="24"/>
              </w:rPr>
            </w:pPr>
            <w:ins w:id="103" w:author="Kenneth Nyangweso" w:date="2026-10-06T11:34:00Z" w16du:dateUtc="2026-10-06T08:34:00Z">
              <w:r>
                <w:rPr>
                  <w:rFonts w:ascii="Arial" w:eastAsia="Arial" w:hAnsi="Arial" w:cs="Arial"/>
                  <w:color w:val="auto"/>
                  <w:sz w:val="24"/>
                  <w:szCs w:val="24"/>
                </w:rPr>
                <w:lastRenderedPageBreak/>
                <w:t>M&amp;E Dimension</w:t>
              </w:r>
            </w:ins>
          </w:p>
        </w:tc>
        <w:tc>
          <w:tcPr>
            <w:tcW w:w="1870" w:type="dxa"/>
            <w:tcPrChange w:id="104" w:author="Kenneth Nyangweso" w:date="2026-10-06T11:33:00Z" w16du:dateUtc="2026-10-06T08:33:00Z">
              <w:tcPr>
                <w:tcW w:w="1870" w:type="dxa"/>
                <w:gridSpan w:val="2"/>
              </w:tcPr>
            </w:tcPrChange>
          </w:tcPr>
          <w:p w14:paraId="0BA43387" w14:textId="74A10EAA" w:rsidR="00E45FBC" w:rsidRPr="00E45FBC" w:rsidRDefault="00E45FBC" w:rsidP="00E45FBC">
            <w:pPr>
              <w:spacing w:after="200"/>
              <w:jc w:val="both"/>
              <w:cnfStyle w:val="100000000000" w:firstRow="1" w:lastRow="0" w:firstColumn="0" w:lastColumn="0" w:oddVBand="0" w:evenVBand="0" w:oddHBand="0" w:evenHBand="0" w:firstRowFirstColumn="0" w:firstRowLastColumn="0" w:lastRowFirstColumn="0" w:lastRowLastColumn="0"/>
              <w:rPr>
                <w:ins w:id="105" w:author="Kenneth Nyangweso" w:date="2026-10-06T11:33:00Z" w16du:dateUtc="2026-10-06T08:33:00Z"/>
                <w:rFonts w:ascii="Arial" w:eastAsia="Arial" w:hAnsi="Arial" w:cs="Arial"/>
                <w:color w:val="auto"/>
                <w:sz w:val="24"/>
                <w:szCs w:val="24"/>
                <w:rPrChange w:id="106" w:author="Kenneth Nyangweso" w:date="2026-10-06T11:34:00Z" w16du:dateUtc="2026-10-06T08:34:00Z">
                  <w:rPr>
                    <w:ins w:id="107" w:author="Kenneth Nyangweso" w:date="2026-10-06T11:33:00Z" w16du:dateUtc="2026-10-06T08:33:00Z"/>
                    <w:rFonts w:ascii="Arial" w:eastAsia="Arial" w:hAnsi="Arial" w:cs="Arial"/>
                    <w:sz w:val="24"/>
                    <w:szCs w:val="24"/>
                  </w:rPr>
                </w:rPrChange>
              </w:rPr>
            </w:pPr>
            <w:ins w:id="108" w:author="Kenneth Nyangweso" w:date="2026-10-06T11:34:00Z" w16du:dateUtc="2026-10-06T08:34:00Z">
              <w:r>
                <w:rPr>
                  <w:rFonts w:ascii="Arial" w:eastAsia="Arial" w:hAnsi="Arial" w:cs="Arial"/>
                  <w:color w:val="auto"/>
                  <w:sz w:val="24"/>
                  <w:szCs w:val="24"/>
                </w:rPr>
                <w:t>Core Indicators to Track</w:t>
              </w:r>
            </w:ins>
          </w:p>
        </w:tc>
        <w:tc>
          <w:tcPr>
            <w:tcW w:w="1870" w:type="dxa"/>
            <w:tcPrChange w:id="109" w:author="Kenneth Nyangweso" w:date="2026-10-06T11:33:00Z" w16du:dateUtc="2026-10-06T08:33:00Z">
              <w:tcPr>
                <w:tcW w:w="1870" w:type="dxa"/>
              </w:tcPr>
            </w:tcPrChange>
          </w:tcPr>
          <w:p w14:paraId="3559828F" w14:textId="375B6878" w:rsidR="00E45FBC" w:rsidRPr="00E45FBC" w:rsidRDefault="00E45FBC" w:rsidP="00E45FBC">
            <w:pPr>
              <w:spacing w:after="200"/>
              <w:jc w:val="both"/>
              <w:cnfStyle w:val="100000000000" w:firstRow="1" w:lastRow="0" w:firstColumn="0" w:lastColumn="0" w:oddVBand="0" w:evenVBand="0" w:oddHBand="0" w:evenHBand="0" w:firstRowFirstColumn="0" w:firstRowLastColumn="0" w:lastRowFirstColumn="0" w:lastRowLastColumn="0"/>
              <w:rPr>
                <w:ins w:id="110" w:author="Kenneth Nyangweso" w:date="2026-10-06T11:33:00Z" w16du:dateUtc="2026-10-06T08:33:00Z"/>
                <w:rFonts w:ascii="Arial" w:eastAsia="Arial" w:hAnsi="Arial" w:cs="Arial"/>
                <w:color w:val="auto"/>
                <w:sz w:val="24"/>
                <w:szCs w:val="24"/>
                <w:rPrChange w:id="111" w:author="Kenneth Nyangweso" w:date="2026-10-06T11:34:00Z" w16du:dateUtc="2026-10-06T08:34:00Z">
                  <w:rPr>
                    <w:ins w:id="112" w:author="Kenneth Nyangweso" w:date="2026-10-06T11:33:00Z" w16du:dateUtc="2026-10-06T08:33:00Z"/>
                    <w:rFonts w:ascii="Arial" w:eastAsia="Arial" w:hAnsi="Arial" w:cs="Arial"/>
                    <w:sz w:val="24"/>
                    <w:szCs w:val="24"/>
                  </w:rPr>
                </w:rPrChange>
              </w:rPr>
            </w:pPr>
            <w:ins w:id="113" w:author="Kenneth Nyangweso" w:date="2026-10-06T11:35:00Z" w16du:dateUtc="2026-10-06T08:35:00Z">
              <w:r>
                <w:rPr>
                  <w:rFonts w:ascii="Arial" w:eastAsia="Arial" w:hAnsi="Arial" w:cs="Arial"/>
                  <w:color w:val="auto"/>
                  <w:sz w:val="24"/>
                  <w:szCs w:val="24"/>
                </w:rPr>
                <w:t>Primary Data Custodian</w:t>
              </w:r>
            </w:ins>
          </w:p>
        </w:tc>
        <w:tc>
          <w:tcPr>
            <w:tcW w:w="1870" w:type="dxa"/>
            <w:tcPrChange w:id="114" w:author="Kenneth Nyangweso" w:date="2026-10-06T11:33:00Z" w16du:dateUtc="2026-10-06T08:33:00Z">
              <w:tcPr>
                <w:tcW w:w="1870" w:type="dxa"/>
                <w:gridSpan w:val="2"/>
              </w:tcPr>
            </w:tcPrChange>
          </w:tcPr>
          <w:p w14:paraId="45F26A7C" w14:textId="36497CFE" w:rsidR="00E45FBC" w:rsidRPr="00E45FBC" w:rsidRDefault="00E45FBC" w:rsidP="00E45FBC">
            <w:pPr>
              <w:spacing w:after="200"/>
              <w:jc w:val="both"/>
              <w:cnfStyle w:val="100000000000" w:firstRow="1" w:lastRow="0" w:firstColumn="0" w:lastColumn="0" w:oddVBand="0" w:evenVBand="0" w:oddHBand="0" w:evenHBand="0" w:firstRowFirstColumn="0" w:firstRowLastColumn="0" w:lastRowFirstColumn="0" w:lastRowLastColumn="0"/>
              <w:rPr>
                <w:ins w:id="115" w:author="Kenneth Nyangweso" w:date="2026-10-06T11:33:00Z" w16du:dateUtc="2026-10-06T08:33:00Z"/>
                <w:rFonts w:ascii="Arial" w:eastAsia="Arial" w:hAnsi="Arial" w:cs="Arial"/>
                <w:color w:val="auto"/>
                <w:sz w:val="24"/>
                <w:szCs w:val="24"/>
                <w:rPrChange w:id="116" w:author="Kenneth Nyangweso" w:date="2026-10-06T11:35:00Z" w16du:dateUtc="2026-10-06T08:35:00Z">
                  <w:rPr>
                    <w:ins w:id="117" w:author="Kenneth Nyangweso" w:date="2026-10-06T11:33:00Z" w16du:dateUtc="2026-10-06T08:33:00Z"/>
                    <w:rFonts w:ascii="Arial" w:eastAsia="Arial" w:hAnsi="Arial" w:cs="Arial"/>
                    <w:sz w:val="24"/>
                    <w:szCs w:val="24"/>
                  </w:rPr>
                </w:rPrChange>
              </w:rPr>
            </w:pPr>
            <w:ins w:id="118" w:author="Kenneth Nyangweso" w:date="2026-10-06T11:35:00Z" w16du:dateUtc="2026-10-06T08:35:00Z">
              <w:r>
                <w:rPr>
                  <w:rFonts w:ascii="Arial" w:eastAsia="Arial" w:hAnsi="Arial" w:cs="Arial"/>
                  <w:color w:val="auto"/>
                  <w:sz w:val="24"/>
                  <w:szCs w:val="24"/>
                </w:rPr>
                <w:t>Update Frequency</w:t>
              </w:r>
            </w:ins>
          </w:p>
        </w:tc>
        <w:tc>
          <w:tcPr>
            <w:tcW w:w="1870" w:type="dxa"/>
            <w:tcPrChange w:id="119" w:author="Kenneth Nyangweso" w:date="2026-10-06T11:33:00Z" w16du:dateUtc="2026-10-06T08:33:00Z">
              <w:tcPr>
                <w:tcW w:w="1870" w:type="dxa"/>
                <w:gridSpan w:val="2"/>
              </w:tcPr>
            </w:tcPrChange>
          </w:tcPr>
          <w:p w14:paraId="7FEBFC45" w14:textId="71FED4F1" w:rsidR="00E45FBC" w:rsidRPr="00E45FBC" w:rsidRDefault="00E45FBC" w:rsidP="00E45FBC">
            <w:pPr>
              <w:spacing w:after="200"/>
              <w:jc w:val="both"/>
              <w:cnfStyle w:val="100000000000" w:firstRow="1" w:lastRow="0" w:firstColumn="0" w:lastColumn="0" w:oddVBand="0" w:evenVBand="0" w:oddHBand="0" w:evenHBand="0" w:firstRowFirstColumn="0" w:firstRowLastColumn="0" w:lastRowFirstColumn="0" w:lastRowLastColumn="0"/>
              <w:rPr>
                <w:ins w:id="120" w:author="Kenneth Nyangweso" w:date="2026-10-06T11:33:00Z" w16du:dateUtc="2026-10-06T08:33:00Z"/>
                <w:rFonts w:ascii="Arial" w:eastAsia="Arial" w:hAnsi="Arial" w:cs="Arial"/>
                <w:color w:val="auto"/>
                <w:sz w:val="24"/>
                <w:szCs w:val="24"/>
                <w:rPrChange w:id="121" w:author="Kenneth Nyangweso" w:date="2026-10-06T11:35:00Z" w16du:dateUtc="2026-10-06T08:35:00Z">
                  <w:rPr>
                    <w:ins w:id="122" w:author="Kenneth Nyangweso" w:date="2026-10-06T11:33:00Z" w16du:dateUtc="2026-10-06T08:33:00Z"/>
                    <w:rFonts w:ascii="Arial" w:eastAsia="Arial" w:hAnsi="Arial" w:cs="Arial"/>
                    <w:sz w:val="24"/>
                    <w:szCs w:val="24"/>
                  </w:rPr>
                </w:rPrChange>
              </w:rPr>
            </w:pPr>
            <w:ins w:id="123" w:author="Kenneth Nyangweso" w:date="2026-10-06T11:36:00Z" w16du:dateUtc="2026-10-06T08:36:00Z">
              <w:r>
                <w:rPr>
                  <w:rFonts w:ascii="Arial" w:eastAsia="Arial" w:hAnsi="Arial" w:cs="Arial"/>
                  <w:color w:val="auto"/>
                  <w:sz w:val="24"/>
                  <w:szCs w:val="24"/>
                </w:rPr>
                <w:t>Reporting Protocol &amp; Update Mechanism</w:t>
              </w:r>
            </w:ins>
          </w:p>
        </w:tc>
      </w:tr>
      <w:tr w:rsidR="00E45FBC" w14:paraId="163C2F3B" w14:textId="77777777" w:rsidTr="00E45FBC">
        <w:trPr>
          <w:cnfStyle w:val="000000100000" w:firstRow="0" w:lastRow="0" w:firstColumn="0" w:lastColumn="0" w:oddVBand="0" w:evenVBand="0" w:oddHBand="1" w:evenHBand="0" w:firstRowFirstColumn="0" w:firstRowLastColumn="0" w:lastRowFirstColumn="0" w:lastRowLastColumn="0"/>
          <w:ins w:id="124" w:author="Kenneth Nyangweso" w:date="2026-10-06T11:33:00Z" w16du:dateUtc="2026-10-06T08:33:00Z"/>
        </w:trPr>
        <w:tc>
          <w:tcPr>
            <w:cnfStyle w:val="001000000000" w:firstRow="0" w:lastRow="0" w:firstColumn="1" w:lastColumn="0" w:oddVBand="0" w:evenVBand="0" w:oddHBand="0" w:evenHBand="0" w:firstRowFirstColumn="0" w:firstRowLastColumn="0" w:lastRowFirstColumn="0" w:lastRowLastColumn="0"/>
            <w:tcW w:w="1870" w:type="dxa"/>
            <w:tcPrChange w:id="125" w:author="Kenneth Nyangweso" w:date="2026-10-06T11:33:00Z" w16du:dateUtc="2026-10-06T08:33:00Z">
              <w:tcPr>
                <w:tcW w:w="1870" w:type="dxa"/>
                <w:gridSpan w:val="2"/>
              </w:tcPr>
            </w:tcPrChange>
          </w:tcPr>
          <w:p w14:paraId="191825A3" w14:textId="5BEA49B3" w:rsidR="00E45FBC" w:rsidRDefault="00E45FBC" w:rsidP="00E45FBC">
            <w:pPr>
              <w:spacing w:after="200"/>
              <w:jc w:val="both"/>
              <w:cnfStyle w:val="001000100000" w:firstRow="0" w:lastRow="0" w:firstColumn="1" w:lastColumn="0" w:oddVBand="0" w:evenVBand="0" w:oddHBand="1" w:evenHBand="0" w:firstRowFirstColumn="0" w:firstRowLastColumn="0" w:lastRowFirstColumn="0" w:lastRowLastColumn="0"/>
              <w:rPr>
                <w:ins w:id="126" w:author="Kenneth Nyangweso" w:date="2026-10-06T11:33:00Z" w16du:dateUtc="2026-10-06T08:33:00Z"/>
                <w:rFonts w:ascii="Arial" w:eastAsia="Arial" w:hAnsi="Arial" w:cs="Arial"/>
                <w:sz w:val="24"/>
                <w:szCs w:val="24"/>
              </w:rPr>
            </w:pPr>
            <w:ins w:id="127" w:author="Kenneth Nyangweso" w:date="2026-10-06T11:36:00Z">
              <w:r w:rsidRPr="00E45FBC">
                <w:rPr>
                  <w:rFonts w:ascii="Arial" w:eastAsia="Arial" w:hAnsi="Arial" w:cs="Arial"/>
                  <w:sz w:val="24"/>
                  <w:szCs w:val="24"/>
                </w:rPr>
                <w:t>Grid &amp; Power Readiness</w:t>
              </w:r>
            </w:ins>
          </w:p>
        </w:tc>
        <w:tc>
          <w:tcPr>
            <w:tcW w:w="1870" w:type="dxa"/>
            <w:tcPrChange w:id="128" w:author="Kenneth Nyangweso" w:date="2026-10-06T11:33:00Z" w16du:dateUtc="2026-10-06T08:33:00Z">
              <w:tcPr>
                <w:tcW w:w="1870" w:type="dxa"/>
                <w:gridSpan w:val="2"/>
              </w:tcPr>
            </w:tcPrChange>
          </w:tcPr>
          <w:p w14:paraId="4E68A698" w14:textId="681760F9" w:rsidR="00E45FBC" w:rsidRDefault="00E45FBC" w:rsidP="00E45FBC">
            <w:pPr>
              <w:spacing w:after="200"/>
              <w:jc w:val="both"/>
              <w:cnfStyle w:val="000000100000" w:firstRow="0" w:lastRow="0" w:firstColumn="0" w:lastColumn="0" w:oddVBand="0" w:evenVBand="0" w:oddHBand="1" w:evenHBand="0" w:firstRowFirstColumn="0" w:firstRowLastColumn="0" w:lastRowFirstColumn="0" w:lastRowLastColumn="0"/>
              <w:rPr>
                <w:ins w:id="129" w:author="Kenneth Nyangweso" w:date="2026-10-06T11:33:00Z" w16du:dateUtc="2026-10-06T08:33:00Z"/>
                <w:rFonts w:ascii="Arial" w:eastAsia="Arial" w:hAnsi="Arial" w:cs="Arial"/>
                <w:sz w:val="24"/>
                <w:szCs w:val="24"/>
              </w:rPr>
            </w:pPr>
            <w:ins w:id="130" w:author="Kenneth Nyangweso" w:date="2026-10-06T11:37:00Z">
              <w:r w:rsidRPr="00E45FBC">
                <w:rPr>
                  <w:rFonts w:ascii="Arial" w:eastAsia="Arial" w:hAnsi="Arial" w:cs="Arial"/>
                  <w:sz w:val="24"/>
                  <w:szCs w:val="24"/>
                </w:rPr>
                <w:t>Capacity splits, outage frequencies, clean energy generation ratios.</w:t>
              </w:r>
            </w:ins>
          </w:p>
        </w:tc>
        <w:tc>
          <w:tcPr>
            <w:tcW w:w="1870" w:type="dxa"/>
            <w:tcPrChange w:id="131" w:author="Kenneth Nyangweso" w:date="2026-10-06T11:33:00Z" w16du:dateUtc="2026-10-06T08:33:00Z">
              <w:tcPr>
                <w:tcW w:w="1870" w:type="dxa"/>
              </w:tcPr>
            </w:tcPrChange>
          </w:tcPr>
          <w:p w14:paraId="1FCC00E5" w14:textId="425EA760" w:rsidR="00E45FBC" w:rsidRDefault="00E45FBC" w:rsidP="00E45FBC">
            <w:pPr>
              <w:spacing w:after="200"/>
              <w:jc w:val="both"/>
              <w:cnfStyle w:val="000000100000" w:firstRow="0" w:lastRow="0" w:firstColumn="0" w:lastColumn="0" w:oddVBand="0" w:evenVBand="0" w:oddHBand="1" w:evenHBand="0" w:firstRowFirstColumn="0" w:firstRowLastColumn="0" w:lastRowFirstColumn="0" w:lastRowLastColumn="0"/>
              <w:rPr>
                <w:ins w:id="132" w:author="Kenneth Nyangweso" w:date="2026-10-06T11:33:00Z" w16du:dateUtc="2026-10-06T08:33:00Z"/>
                <w:rFonts w:ascii="Arial" w:eastAsia="Arial" w:hAnsi="Arial" w:cs="Arial"/>
                <w:sz w:val="24"/>
                <w:szCs w:val="24"/>
              </w:rPr>
            </w:pPr>
            <w:ins w:id="133" w:author="Kenneth Nyangweso" w:date="2026-10-06T11:37:00Z">
              <w:r w:rsidRPr="00E45FBC">
                <w:rPr>
                  <w:rFonts w:ascii="Arial" w:eastAsia="Arial" w:hAnsi="Arial" w:cs="Arial"/>
                  <w:sz w:val="24"/>
                  <w:szCs w:val="24"/>
                </w:rPr>
                <w:t>National Utilities (e.g., Kenya Power, TANESCO, REG) &amp; AfDB ERI database.</w:t>
              </w:r>
            </w:ins>
          </w:p>
        </w:tc>
        <w:tc>
          <w:tcPr>
            <w:tcW w:w="1870" w:type="dxa"/>
            <w:tcPrChange w:id="134" w:author="Kenneth Nyangweso" w:date="2026-10-06T11:33:00Z" w16du:dateUtc="2026-10-06T08:33:00Z">
              <w:tcPr>
                <w:tcW w:w="1870" w:type="dxa"/>
                <w:gridSpan w:val="2"/>
              </w:tcPr>
            </w:tcPrChange>
          </w:tcPr>
          <w:p w14:paraId="704B0557" w14:textId="595DD97D" w:rsidR="00E45FBC" w:rsidRDefault="00E45FBC" w:rsidP="00E45FBC">
            <w:pPr>
              <w:spacing w:after="200"/>
              <w:jc w:val="both"/>
              <w:cnfStyle w:val="000000100000" w:firstRow="0" w:lastRow="0" w:firstColumn="0" w:lastColumn="0" w:oddVBand="0" w:evenVBand="0" w:oddHBand="1" w:evenHBand="0" w:firstRowFirstColumn="0" w:firstRowLastColumn="0" w:lastRowFirstColumn="0" w:lastRowLastColumn="0"/>
              <w:rPr>
                <w:ins w:id="135" w:author="Kenneth Nyangweso" w:date="2026-10-06T11:33:00Z" w16du:dateUtc="2026-10-06T08:33:00Z"/>
                <w:rFonts w:ascii="Arial" w:eastAsia="Arial" w:hAnsi="Arial" w:cs="Arial"/>
                <w:sz w:val="24"/>
                <w:szCs w:val="24"/>
              </w:rPr>
            </w:pPr>
            <w:ins w:id="136" w:author="Kenneth Nyangweso" w:date="2026-10-06T11:37:00Z">
              <w:r w:rsidRPr="00E45FBC">
                <w:rPr>
                  <w:rFonts w:ascii="Arial" w:eastAsia="Arial" w:hAnsi="Arial" w:cs="Arial"/>
                  <w:sz w:val="24"/>
                  <w:szCs w:val="24"/>
                </w:rPr>
                <w:t>Annual</w:t>
              </w:r>
            </w:ins>
          </w:p>
        </w:tc>
        <w:tc>
          <w:tcPr>
            <w:tcW w:w="1870" w:type="dxa"/>
            <w:tcPrChange w:id="137" w:author="Kenneth Nyangweso" w:date="2026-10-06T11:33:00Z" w16du:dateUtc="2026-10-06T08:33:00Z">
              <w:tcPr>
                <w:tcW w:w="1870" w:type="dxa"/>
                <w:gridSpan w:val="2"/>
              </w:tcPr>
            </w:tcPrChange>
          </w:tcPr>
          <w:p w14:paraId="0918C4A2" w14:textId="3C3D98A2" w:rsidR="00E45FBC" w:rsidRDefault="00E45FBC" w:rsidP="00E45FBC">
            <w:pPr>
              <w:spacing w:after="200"/>
              <w:jc w:val="both"/>
              <w:cnfStyle w:val="000000100000" w:firstRow="0" w:lastRow="0" w:firstColumn="0" w:lastColumn="0" w:oddVBand="0" w:evenVBand="0" w:oddHBand="1" w:evenHBand="0" w:firstRowFirstColumn="0" w:firstRowLastColumn="0" w:lastRowFirstColumn="0" w:lastRowLastColumn="0"/>
              <w:rPr>
                <w:ins w:id="138" w:author="Kenneth Nyangweso" w:date="2026-10-06T11:33:00Z" w16du:dateUtc="2026-10-06T08:33:00Z"/>
                <w:rFonts w:ascii="Arial" w:eastAsia="Arial" w:hAnsi="Arial" w:cs="Arial"/>
                <w:sz w:val="24"/>
                <w:szCs w:val="24"/>
              </w:rPr>
            </w:pPr>
            <w:ins w:id="139" w:author="Kenneth Nyangweso" w:date="2026-10-06T11:37:00Z">
              <w:r w:rsidRPr="00E45FBC">
                <w:rPr>
                  <w:rFonts w:ascii="Arial" w:eastAsia="Arial" w:hAnsi="Arial" w:cs="Arial"/>
                  <w:sz w:val="24"/>
                  <w:szCs w:val="24"/>
                </w:rPr>
                <w:t>Automated pulling from annually published utility indicators and the African Development Bank Portal.</w:t>
              </w:r>
            </w:ins>
          </w:p>
        </w:tc>
      </w:tr>
      <w:tr w:rsidR="00E45FBC" w14:paraId="03F4D04E" w14:textId="77777777" w:rsidTr="00E45FBC">
        <w:trPr>
          <w:ins w:id="140" w:author="Kenneth Nyangweso" w:date="2026-10-06T11:33:00Z" w16du:dateUtc="2026-10-06T08:33:00Z"/>
        </w:trPr>
        <w:tc>
          <w:tcPr>
            <w:cnfStyle w:val="001000000000" w:firstRow="0" w:lastRow="0" w:firstColumn="1" w:lastColumn="0" w:oddVBand="0" w:evenVBand="0" w:oddHBand="0" w:evenHBand="0" w:firstRowFirstColumn="0" w:firstRowLastColumn="0" w:lastRowFirstColumn="0" w:lastRowLastColumn="0"/>
            <w:tcW w:w="1870" w:type="dxa"/>
            <w:tcPrChange w:id="141" w:author="Kenneth Nyangweso" w:date="2026-10-06T11:33:00Z" w16du:dateUtc="2026-10-06T08:33:00Z">
              <w:tcPr>
                <w:tcW w:w="1870" w:type="dxa"/>
                <w:gridSpan w:val="2"/>
              </w:tcPr>
            </w:tcPrChange>
          </w:tcPr>
          <w:p w14:paraId="1DEC9CA3" w14:textId="2C0A9FE3" w:rsidR="00E45FBC" w:rsidRDefault="00E45FBC" w:rsidP="00E45FBC">
            <w:pPr>
              <w:spacing w:after="200"/>
              <w:jc w:val="both"/>
              <w:rPr>
                <w:ins w:id="142" w:author="Kenneth Nyangweso" w:date="2026-10-06T11:33:00Z" w16du:dateUtc="2026-10-06T08:33:00Z"/>
                <w:rFonts w:ascii="Arial" w:eastAsia="Arial" w:hAnsi="Arial" w:cs="Arial"/>
                <w:sz w:val="24"/>
                <w:szCs w:val="24"/>
              </w:rPr>
            </w:pPr>
            <w:ins w:id="143" w:author="Kenneth Nyangweso" w:date="2026-10-06T11:38:00Z">
              <w:r w:rsidRPr="00E45FBC">
                <w:rPr>
                  <w:rFonts w:ascii="Arial" w:eastAsia="Arial" w:hAnsi="Arial" w:cs="Arial"/>
                  <w:sz w:val="24"/>
                  <w:szCs w:val="24"/>
                </w:rPr>
                <w:t>Tariffs &amp; Regulations</w:t>
              </w:r>
            </w:ins>
          </w:p>
        </w:tc>
        <w:tc>
          <w:tcPr>
            <w:tcW w:w="1870" w:type="dxa"/>
            <w:tcPrChange w:id="144" w:author="Kenneth Nyangweso" w:date="2026-10-06T11:33:00Z" w16du:dateUtc="2026-10-06T08:33:00Z">
              <w:tcPr>
                <w:tcW w:w="1870" w:type="dxa"/>
                <w:gridSpan w:val="2"/>
              </w:tcPr>
            </w:tcPrChange>
          </w:tcPr>
          <w:p w14:paraId="1941E785" w14:textId="3FB18EB2" w:rsidR="00E45FBC" w:rsidRDefault="00E45FBC" w:rsidP="00E45FBC">
            <w:pPr>
              <w:spacing w:after="200"/>
              <w:jc w:val="both"/>
              <w:cnfStyle w:val="000000000000" w:firstRow="0" w:lastRow="0" w:firstColumn="0" w:lastColumn="0" w:oddVBand="0" w:evenVBand="0" w:oddHBand="0" w:evenHBand="0" w:firstRowFirstColumn="0" w:firstRowLastColumn="0" w:lastRowFirstColumn="0" w:lastRowLastColumn="0"/>
              <w:rPr>
                <w:ins w:id="145" w:author="Kenneth Nyangweso" w:date="2026-10-06T11:33:00Z" w16du:dateUtc="2026-10-06T08:33:00Z"/>
                <w:rFonts w:ascii="Arial" w:eastAsia="Arial" w:hAnsi="Arial" w:cs="Arial"/>
                <w:sz w:val="24"/>
                <w:szCs w:val="24"/>
              </w:rPr>
            </w:pPr>
            <w:ins w:id="146" w:author="Kenneth Nyangweso" w:date="2026-10-06T11:38:00Z">
              <w:r w:rsidRPr="00E45FBC">
                <w:rPr>
                  <w:rFonts w:ascii="Arial" w:eastAsia="Arial" w:hAnsi="Arial" w:cs="Arial"/>
                  <w:sz w:val="24"/>
                  <w:szCs w:val="24"/>
                </w:rPr>
                <w:t>Customs HS codes, duty/VAT adjustments, standard approvals.</w:t>
              </w:r>
            </w:ins>
          </w:p>
        </w:tc>
        <w:tc>
          <w:tcPr>
            <w:tcW w:w="1870" w:type="dxa"/>
            <w:tcPrChange w:id="147" w:author="Kenneth Nyangweso" w:date="2026-10-06T11:33:00Z" w16du:dateUtc="2026-10-06T08:33:00Z">
              <w:tcPr>
                <w:tcW w:w="1870" w:type="dxa"/>
              </w:tcPr>
            </w:tcPrChange>
          </w:tcPr>
          <w:p w14:paraId="105B85AD" w14:textId="13D4B7A5" w:rsidR="00E45FBC" w:rsidRDefault="00E45FBC" w:rsidP="00E45FBC">
            <w:pPr>
              <w:spacing w:after="200"/>
              <w:jc w:val="both"/>
              <w:cnfStyle w:val="000000000000" w:firstRow="0" w:lastRow="0" w:firstColumn="0" w:lastColumn="0" w:oddVBand="0" w:evenVBand="0" w:oddHBand="0" w:evenHBand="0" w:firstRowFirstColumn="0" w:firstRowLastColumn="0" w:lastRowFirstColumn="0" w:lastRowLastColumn="0"/>
              <w:rPr>
                <w:ins w:id="148" w:author="Kenneth Nyangweso" w:date="2026-10-06T11:33:00Z" w16du:dateUtc="2026-10-06T08:33:00Z"/>
                <w:rFonts w:ascii="Arial" w:eastAsia="Arial" w:hAnsi="Arial" w:cs="Arial"/>
                <w:sz w:val="24"/>
                <w:szCs w:val="24"/>
              </w:rPr>
            </w:pPr>
            <w:ins w:id="149" w:author="Kenneth Nyangweso" w:date="2026-10-06T11:38:00Z">
              <w:r w:rsidRPr="00E45FBC">
                <w:rPr>
                  <w:rFonts w:ascii="Arial" w:eastAsia="Arial" w:hAnsi="Arial" w:cs="Arial"/>
                  <w:sz w:val="24"/>
                  <w:szCs w:val="24"/>
                </w:rPr>
                <w:t>EAC Secretariat Customs Directorate &amp; National Bureaus of Standards.</w:t>
              </w:r>
            </w:ins>
          </w:p>
        </w:tc>
        <w:tc>
          <w:tcPr>
            <w:tcW w:w="1870" w:type="dxa"/>
            <w:tcPrChange w:id="150" w:author="Kenneth Nyangweso" w:date="2026-10-06T11:33:00Z" w16du:dateUtc="2026-10-06T08:33:00Z">
              <w:tcPr>
                <w:tcW w:w="1870" w:type="dxa"/>
                <w:gridSpan w:val="2"/>
              </w:tcPr>
            </w:tcPrChange>
          </w:tcPr>
          <w:p w14:paraId="222405B5" w14:textId="1665FEDD" w:rsidR="00E45FBC" w:rsidRDefault="00E45FBC" w:rsidP="00E45FBC">
            <w:pPr>
              <w:spacing w:after="200"/>
              <w:jc w:val="both"/>
              <w:cnfStyle w:val="000000000000" w:firstRow="0" w:lastRow="0" w:firstColumn="0" w:lastColumn="0" w:oddVBand="0" w:evenVBand="0" w:oddHBand="0" w:evenHBand="0" w:firstRowFirstColumn="0" w:firstRowLastColumn="0" w:lastRowFirstColumn="0" w:lastRowLastColumn="0"/>
              <w:rPr>
                <w:ins w:id="151" w:author="Kenneth Nyangweso" w:date="2026-10-06T11:33:00Z" w16du:dateUtc="2026-10-06T08:33:00Z"/>
                <w:rFonts w:ascii="Arial" w:eastAsia="Arial" w:hAnsi="Arial" w:cs="Arial"/>
                <w:sz w:val="24"/>
                <w:szCs w:val="24"/>
              </w:rPr>
            </w:pPr>
            <w:ins w:id="152" w:author="Kenneth Nyangweso" w:date="2026-10-06T11:38:00Z">
              <w:r w:rsidRPr="00E45FBC">
                <w:rPr>
                  <w:rFonts w:ascii="Arial" w:eastAsia="Arial" w:hAnsi="Arial" w:cs="Arial"/>
                  <w:sz w:val="24"/>
                  <w:szCs w:val="24"/>
                </w:rPr>
                <w:t>Bi-Annual</w:t>
              </w:r>
            </w:ins>
          </w:p>
        </w:tc>
        <w:tc>
          <w:tcPr>
            <w:tcW w:w="1870" w:type="dxa"/>
            <w:tcPrChange w:id="153" w:author="Kenneth Nyangweso" w:date="2026-10-06T11:33:00Z" w16du:dateUtc="2026-10-06T08:33:00Z">
              <w:tcPr>
                <w:tcW w:w="1870" w:type="dxa"/>
                <w:gridSpan w:val="2"/>
              </w:tcPr>
            </w:tcPrChange>
          </w:tcPr>
          <w:p w14:paraId="5AFBABA5" w14:textId="71F7902B" w:rsidR="00E45FBC" w:rsidRDefault="00E45FBC" w:rsidP="00E45FBC">
            <w:pPr>
              <w:spacing w:after="200"/>
              <w:jc w:val="both"/>
              <w:cnfStyle w:val="000000000000" w:firstRow="0" w:lastRow="0" w:firstColumn="0" w:lastColumn="0" w:oddVBand="0" w:evenVBand="0" w:oddHBand="0" w:evenHBand="0" w:firstRowFirstColumn="0" w:firstRowLastColumn="0" w:lastRowFirstColumn="0" w:lastRowLastColumn="0"/>
              <w:rPr>
                <w:ins w:id="154" w:author="Kenneth Nyangweso" w:date="2026-10-06T11:33:00Z" w16du:dateUtc="2026-10-06T08:33:00Z"/>
                <w:rFonts w:ascii="Arial" w:eastAsia="Arial" w:hAnsi="Arial" w:cs="Arial"/>
                <w:sz w:val="24"/>
                <w:szCs w:val="24"/>
              </w:rPr>
            </w:pPr>
            <w:ins w:id="155" w:author="Kenneth Nyangweso" w:date="2026-10-06T11:38:00Z">
              <w:r w:rsidRPr="00E45FBC">
                <w:rPr>
                  <w:rFonts w:ascii="Arial" w:eastAsia="Arial" w:hAnsi="Arial" w:cs="Arial"/>
                  <w:sz w:val="24"/>
                  <w:szCs w:val="24"/>
                </w:rPr>
                <w:t>Direct review of gazetted Finance Acts and East African Standards (EAS) catalog updates.</w:t>
              </w:r>
            </w:ins>
          </w:p>
        </w:tc>
      </w:tr>
      <w:tr w:rsidR="00E45FBC" w14:paraId="0FD2BAA3" w14:textId="77777777" w:rsidTr="00E45FBC">
        <w:trPr>
          <w:cnfStyle w:val="000000100000" w:firstRow="0" w:lastRow="0" w:firstColumn="0" w:lastColumn="0" w:oddVBand="0" w:evenVBand="0" w:oddHBand="1" w:evenHBand="0" w:firstRowFirstColumn="0" w:firstRowLastColumn="0" w:lastRowFirstColumn="0" w:lastRowLastColumn="0"/>
          <w:ins w:id="156" w:author="Kenneth Nyangweso" w:date="2026-10-06T11:33:00Z" w16du:dateUtc="2026-10-06T08:33:00Z"/>
        </w:trPr>
        <w:tc>
          <w:tcPr>
            <w:cnfStyle w:val="001000000000" w:firstRow="0" w:lastRow="0" w:firstColumn="1" w:lastColumn="0" w:oddVBand="0" w:evenVBand="0" w:oddHBand="0" w:evenHBand="0" w:firstRowFirstColumn="0" w:firstRowLastColumn="0" w:lastRowFirstColumn="0" w:lastRowLastColumn="0"/>
            <w:tcW w:w="1870" w:type="dxa"/>
            <w:tcPrChange w:id="157" w:author="Kenneth Nyangweso" w:date="2026-10-06T11:33:00Z" w16du:dateUtc="2026-10-06T08:33:00Z">
              <w:tcPr>
                <w:tcW w:w="1870" w:type="dxa"/>
                <w:gridSpan w:val="2"/>
              </w:tcPr>
            </w:tcPrChange>
          </w:tcPr>
          <w:p w14:paraId="61E8015F" w14:textId="5677D0D4" w:rsidR="00E45FBC" w:rsidRDefault="00E45FBC" w:rsidP="00E45FBC">
            <w:pPr>
              <w:spacing w:after="200"/>
              <w:jc w:val="both"/>
              <w:cnfStyle w:val="001000100000" w:firstRow="0" w:lastRow="0" w:firstColumn="1" w:lastColumn="0" w:oddVBand="0" w:evenVBand="0" w:oddHBand="1" w:evenHBand="0" w:firstRowFirstColumn="0" w:firstRowLastColumn="0" w:lastRowFirstColumn="0" w:lastRowLastColumn="0"/>
              <w:rPr>
                <w:ins w:id="158" w:author="Kenneth Nyangweso" w:date="2026-10-06T11:33:00Z" w16du:dateUtc="2026-10-06T08:33:00Z"/>
                <w:rFonts w:ascii="Arial" w:eastAsia="Arial" w:hAnsi="Arial" w:cs="Arial"/>
                <w:sz w:val="24"/>
                <w:szCs w:val="24"/>
              </w:rPr>
            </w:pPr>
            <w:ins w:id="159" w:author="Kenneth Nyangweso" w:date="2026-10-06T11:39:00Z">
              <w:r w:rsidRPr="00E45FBC">
                <w:rPr>
                  <w:rFonts w:ascii="Arial" w:eastAsia="Arial" w:hAnsi="Arial" w:cs="Arial"/>
                  <w:sz w:val="24"/>
                  <w:szCs w:val="24"/>
                </w:rPr>
                <w:t>Fleet &amp; Infrastructure</w:t>
              </w:r>
            </w:ins>
          </w:p>
        </w:tc>
        <w:tc>
          <w:tcPr>
            <w:tcW w:w="1870" w:type="dxa"/>
            <w:tcPrChange w:id="160" w:author="Kenneth Nyangweso" w:date="2026-10-06T11:33:00Z" w16du:dateUtc="2026-10-06T08:33:00Z">
              <w:tcPr>
                <w:tcW w:w="1870" w:type="dxa"/>
                <w:gridSpan w:val="2"/>
              </w:tcPr>
            </w:tcPrChange>
          </w:tcPr>
          <w:p w14:paraId="1C898CD4" w14:textId="71853737" w:rsidR="00E45FBC" w:rsidRDefault="00E45FBC" w:rsidP="00E45FBC">
            <w:pPr>
              <w:spacing w:after="200"/>
              <w:jc w:val="both"/>
              <w:cnfStyle w:val="000000100000" w:firstRow="0" w:lastRow="0" w:firstColumn="0" w:lastColumn="0" w:oddVBand="0" w:evenVBand="0" w:oddHBand="1" w:evenHBand="0" w:firstRowFirstColumn="0" w:firstRowLastColumn="0" w:lastRowFirstColumn="0" w:lastRowLastColumn="0"/>
              <w:rPr>
                <w:ins w:id="161" w:author="Kenneth Nyangweso" w:date="2026-10-06T11:33:00Z" w16du:dateUtc="2026-10-06T08:33:00Z"/>
                <w:rFonts w:ascii="Arial" w:eastAsia="Arial" w:hAnsi="Arial" w:cs="Arial"/>
                <w:sz w:val="24"/>
                <w:szCs w:val="24"/>
              </w:rPr>
            </w:pPr>
            <w:ins w:id="162" w:author="Kenneth Nyangweso" w:date="2026-10-06T11:39:00Z">
              <w:r w:rsidRPr="00E45FBC">
                <w:rPr>
                  <w:rFonts w:ascii="Arial" w:eastAsia="Arial" w:hAnsi="Arial" w:cs="Arial"/>
                  <w:sz w:val="24"/>
                  <w:szCs w:val="24"/>
                </w:rPr>
                <w:t>EV vs. ICE registration volumes, spatial charger network growth.</w:t>
              </w:r>
            </w:ins>
          </w:p>
        </w:tc>
        <w:tc>
          <w:tcPr>
            <w:tcW w:w="1870" w:type="dxa"/>
            <w:tcPrChange w:id="163" w:author="Kenneth Nyangweso" w:date="2026-10-06T11:33:00Z" w16du:dateUtc="2026-10-06T08:33:00Z">
              <w:tcPr>
                <w:tcW w:w="1870" w:type="dxa"/>
              </w:tcPr>
            </w:tcPrChange>
          </w:tcPr>
          <w:p w14:paraId="63EC6965" w14:textId="607343F6" w:rsidR="00E45FBC" w:rsidRDefault="00E45FBC" w:rsidP="00E45FBC">
            <w:pPr>
              <w:spacing w:after="200"/>
              <w:jc w:val="both"/>
              <w:cnfStyle w:val="000000100000" w:firstRow="0" w:lastRow="0" w:firstColumn="0" w:lastColumn="0" w:oddVBand="0" w:evenVBand="0" w:oddHBand="1" w:evenHBand="0" w:firstRowFirstColumn="0" w:firstRowLastColumn="0" w:lastRowFirstColumn="0" w:lastRowLastColumn="0"/>
              <w:rPr>
                <w:ins w:id="164" w:author="Kenneth Nyangweso" w:date="2026-10-06T11:33:00Z" w16du:dateUtc="2026-10-06T08:33:00Z"/>
                <w:rFonts w:ascii="Arial" w:eastAsia="Arial" w:hAnsi="Arial" w:cs="Arial"/>
                <w:sz w:val="24"/>
                <w:szCs w:val="24"/>
              </w:rPr>
            </w:pPr>
            <w:ins w:id="165" w:author="Kenneth Nyangweso" w:date="2026-10-06T11:39:00Z">
              <w:r w:rsidRPr="00E45FBC">
                <w:rPr>
                  <w:rFonts w:ascii="Arial" w:eastAsia="Arial" w:hAnsi="Arial" w:cs="Arial"/>
                  <w:sz w:val="24"/>
                  <w:szCs w:val="24"/>
                </w:rPr>
                <w:t>National Revenue Authorities, Transport Ministries, &amp; Charger Providers.</w:t>
              </w:r>
            </w:ins>
          </w:p>
        </w:tc>
        <w:tc>
          <w:tcPr>
            <w:tcW w:w="1870" w:type="dxa"/>
            <w:tcPrChange w:id="166" w:author="Kenneth Nyangweso" w:date="2026-10-06T11:33:00Z" w16du:dateUtc="2026-10-06T08:33:00Z">
              <w:tcPr>
                <w:tcW w:w="1870" w:type="dxa"/>
                <w:gridSpan w:val="2"/>
              </w:tcPr>
            </w:tcPrChange>
          </w:tcPr>
          <w:p w14:paraId="7F94335C" w14:textId="0771849C" w:rsidR="00E45FBC" w:rsidRPr="00FE0537" w:rsidRDefault="00FE0537" w:rsidP="00E45FBC">
            <w:pPr>
              <w:spacing w:after="200"/>
              <w:jc w:val="both"/>
              <w:cnfStyle w:val="000000100000" w:firstRow="0" w:lastRow="0" w:firstColumn="0" w:lastColumn="0" w:oddVBand="0" w:evenVBand="0" w:oddHBand="1" w:evenHBand="0" w:firstRowFirstColumn="0" w:firstRowLastColumn="0" w:lastRowFirstColumn="0" w:lastRowLastColumn="0"/>
              <w:rPr>
                <w:ins w:id="167" w:author="Kenneth Nyangweso" w:date="2026-10-06T11:33:00Z" w16du:dateUtc="2026-10-06T08:33:00Z"/>
                <w:rFonts w:ascii="Arial" w:eastAsia="Arial" w:hAnsi="Arial" w:cs="Arial"/>
                <w:sz w:val="24"/>
                <w:szCs w:val="24"/>
              </w:rPr>
            </w:pPr>
            <w:ins w:id="168" w:author="Kenneth Nyangweso" w:date="2026-10-06T11:40:00Z">
              <w:r w:rsidRPr="00FE0537">
                <w:rPr>
                  <w:rFonts w:ascii="Arial" w:eastAsia="Arial" w:hAnsi="Arial" w:cs="Arial"/>
                  <w:sz w:val="24"/>
                  <w:szCs w:val="24"/>
                  <w:rPrChange w:id="169" w:author="Kenneth Nyangweso" w:date="2026-10-06T11:40:00Z" w16du:dateUtc="2026-10-06T08:40:00Z">
                    <w:rPr>
                      <w:rFonts w:ascii="Arial" w:eastAsia="Arial" w:hAnsi="Arial" w:cs="Arial"/>
                      <w:b/>
                      <w:bCs/>
                      <w:sz w:val="24"/>
                      <w:szCs w:val="24"/>
                    </w:rPr>
                  </w:rPrChange>
                </w:rPr>
                <w:t>Quarterly</w:t>
              </w:r>
            </w:ins>
          </w:p>
        </w:tc>
        <w:tc>
          <w:tcPr>
            <w:tcW w:w="1870" w:type="dxa"/>
            <w:tcPrChange w:id="170" w:author="Kenneth Nyangweso" w:date="2026-10-06T11:33:00Z" w16du:dateUtc="2026-10-06T08:33:00Z">
              <w:tcPr>
                <w:tcW w:w="1870" w:type="dxa"/>
                <w:gridSpan w:val="2"/>
              </w:tcPr>
            </w:tcPrChange>
          </w:tcPr>
          <w:p w14:paraId="7383514C" w14:textId="477C3F06" w:rsidR="00E45FBC" w:rsidRDefault="00FE0537" w:rsidP="00E45FBC">
            <w:pPr>
              <w:spacing w:after="200"/>
              <w:jc w:val="both"/>
              <w:cnfStyle w:val="000000100000" w:firstRow="0" w:lastRow="0" w:firstColumn="0" w:lastColumn="0" w:oddVBand="0" w:evenVBand="0" w:oddHBand="1" w:evenHBand="0" w:firstRowFirstColumn="0" w:firstRowLastColumn="0" w:lastRowFirstColumn="0" w:lastRowLastColumn="0"/>
              <w:rPr>
                <w:ins w:id="171" w:author="Kenneth Nyangweso" w:date="2026-10-06T11:33:00Z" w16du:dateUtc="2026-10-06T08:33:00Z"/>
                <w:rFonts w:ascii="Arial" w:eastAsia="Arial" w:hAnsi="Arial" w:cs="Arial"/>
                <w:sz w:val="24"/>
                <w:szCs w:val="24"/>
              </w:rPr>
            </w:pPr>
            <w:ins w:id="172" w:author="Kenneth Nyangweso" w:date="2026-10-06T11:40:00Z">
              <w:r w:rsidRPr="00FE0537">
                <w:rPr>
                  <w:rFonts w:ascii="Arial" w:eastAsia="Arial" w:hAnsi="Arial" w:cs="Arial"/>
                  <w:sz w:val="24"/>
                  <w:szCs w:val="24"/>
                </w:rPr>
                <w:t xml:space="preserve">Scripted spatial mining against </w:t>
              </w:r>
              <w:r w:rsidRPr="00FE0537">
                <w:rPr>
                  <w:rFonts w:ascii="Arial" w:eastAsia="Arial" w:hAnsi="Arial" w:cs="Arial"/>
                  <w:b/>
                  <w:bCs/>
                  <w:sz w:val="24"/>
                  <w:szCs w:val="24"/>
                </w:rPr>
                <w:t>Google Maps API</w:t>
              </w:r>
              <w:r w:rsidRPr="00FE0537">
                <w:rPr>
                  <w:rFonts w:ascii="Arial" w:eastAsia="Arial" w:hAnsi="Arial" w:cs="Arial"/>
                  <w:sz w:val="24"/>
                  <w:szCs w:val="24"/>
                </w:rPr>
                <w:t xml:space="preserve"> paired with data requests to national vehicle registries.</w:t>
              </w:r>
            </w:ins>
          </w:p>
        </w:tc>
      </w:tr>
      <w:tr w:rsidR="00E45FBC" w14:paraId="358A81BF" w14:textId="77777777" w:rsidTr="00E45FBC">
        <w:trPr>
          <w:ins w:id="173" w:author="Kenneth Nyangweso" w:date="2026-10-06T11:33:00Z" w16du:dateUtc="2026-10-06T08:33:00Z"/>
        </w:trPr>
        <w:tc>
          <w:tcPr>
            <w:cnfStyle w:val="001000000000" w:firstRow="0" w:lastRow="0" w:firstColumn="1" w:lastColumn="0" w:oddVBand="0" w:evenVBand="0" w:oddHBand="0" w:evenHBand="0" w:firstRowFirstColumn="0" w:firstRowLastColumn="0" w:lastRowFirstColumn="0" w:lastRowLastColumn="0"/>
            <w:tcW w:w="1870" w:type="dxa"/>
            <w:tcPrChange w:id="174" w:author="Kenneth Nyangweso" w:date="2026-10-06T11:33:00Z" w16du:dateUtc="2026-10-06T08:33:00Z">
              <w:tcPr>
                <w:tcW w:w="1870" w:type="dxa"/>
                <w:gridSpan w:val="2"/>
              </w:tcPr>
            </w:tcPrChange>
          </w:tcPr>
          <w:p w14:paraId="224EB398" w14:textId="6B9B335E" w:rsidR="00E45FBC" w:rsidRDefault="00FE0537" w:rsidP="00E45FBC">
            <w:pPr>
              <w:spacing w:after="200"/>
              <w:jc w:val="both"/>
              <w:rPr>
                <w:ins w:id="175" w:author="Kenneth Nyangweso" w:date="2026-10-06T11:33:00Z" w16du:dateUtc="2026-10-06T08:33:00Z"/>
                <w:rFonts w:ascii="Arial" w:eastAsia="Arial" w:hAnsi="Arial" w:cs="Arial"/>
                <w:sz w:val="24"/>
                <w:szCs w:val="24"/>
              </w:rPr>
            </w:pPr>
            <w:ins w:id="176" w:author="Kenneth Nyangweso" w:date="2026-10-06T11:41:00Z">
              <w:r w:rsidRPr="00FE0537">
                <w:rPr>
                  <w:rFonts w:ascii="Arial" w:eastAsia="Arial" w:hAnsi="Arial" w:cs="Arial"/>
                  <w:sz w:val="24"/>
                  <w:szCs w:val="24"/>
                </w:rPr>
                <w:t>Market &amp; Finance Telemetry</w:t>
              </w:r>
            </w:ins>
          </w:p>
        </w:tc>
        <w:tc>
          <w:tcPr>
            <w:tcW w:w="1870" w:type="dxa"/>
            <w:tcPrChange w:id="177" w:author="Kenneth Nyangweso" w:date="2026-10-06T11:33:00Z" w16du:dateUtc="2026-10-06T08:33:00Z">
              <w:tcPr>
                <w:tcW w:w="1870" w:type="dxa"/>
                <w:gridSpan w:val="2"/>
              </w:tcPr>
            </w:tcPrChange>
          </w:tcPr>
          <w:p w14:paraId="404C806C" w14:textId="171B96FD" w:rsidR="00E45FBC" w:rsidRDefault="00FE0537" w:rsidP="00E45FBC">
            <w:pPr>
              <w:spacing w:after="200"/>
              <w:jc w:val="both"/>
              <w:cnfStyle w:val="000000000000" w:firstRow="0" w:lastRow="0" w:firstColumn="0" w:lastColumn="0" w:oddVBand="0" w:evenVBand="0" w:oddHBand="0" w:evenHBand="0" w:firstRowFirstColumn="0" w:firstRowLastColumn="0" w:lastRowFirstColumn="0" w:lastRowLastColumn="0"/>
              <w:rPr>
                <w:ins w:id="178" w:author="Kenneth Nyangweso" w:date="2026-10-06T11:33:00Z" w16du:dateUtc="2026-10-06T08:33:00Z"/>
                <w:rFonts w:ascii="Arial" w:eastAsia="Arial" w:hAnsi="Arial" w:cs="Arial"/>
                <w:sz w:val="24"/>
                <w:szCs w:val="24"/>
              </w:rPr>
            </w:pPr>
            <w:ins w:id="179" w:author="Kenneth Nyangweso" w:date="2026-10-06T11:41:00Z">
              <w:r w:rsidRPr="00FE0537">
                <w:rPr>
                  <w:rFonts w:ascii="Arial" w:eastAsia="Arial" w:hAnsi="Arial" w:cs="Arial"/>
                  <w:sz w:val="24"/>
                  <w:szCs w:val="24"/>
                </w:rPr>
                <w:t>Operational unit economics, commercial funding volumes.</w:t>
              </w:r>
            </w:ins>
          </w:p>
        </w:tc>
        <w:tc>
          <w:tcPr>
            <w:tcW w:w="1870" w:type="dxa"/>
            <w:tcPrChange w:id="180" w:author="Kenneth Nyangweso" w:date="2026-10-06T11:33:00Z" w16du:dateUtc="2026-10-06T08:33:00Z">
              <w:tcPr>
                <w:tcW w:w="1870" w:type="dxa"/>
              </w:tcPr>
            </w:tcPrChange>
          </w:tcPr>
          <w:p w14:paraId="51E77D89" w14:textId="7C707C2F" w:rsidR="00E45FBC" w:rsidRDefault="00FE0537" w:rsidP="00E45FBC">
            <w:pPr>
              <w:spacing w:after="200"/>
              <w:jc w:val="both"/>
              <w:cnfStyle w:val="000000000000" w:firstRow="0" w:lastRow="0" w:firstColumn="0" w:lastColumn="0" w:oddVBand="0" w:evenVBand="0" w:oddHBand="0" w:evenHBand="0" w:firstRowFirstColumn="0" w:firstRowLastColumn="0" w:lastRowFirstColumn="0" w:lastRowLastColumn="0"/>
              <w:rPr>
                <w:ins w:id="181" w:author="Kenneth Nyangweso" w:date="2026-10-06T11:33:00Z" w16du:dateUtc="2026-10-06T08:33:00Z"/>
                <w:rFonts w:ascii="Arial" w:eastAsia="Arial" w:hAnsi="Arial" w:cs="Arial"/>
                <w:sz w:val="24"/>
                <w:szCs w:val="24"/>
              </w:rPr>
            </w:pPr>
            <w:ins w:id="182" w:author="Kenneth Nyangweso" w:date="2026-10-06T11:41:00Z">
              <w:r w:rsidRPr="00FE0537">
                <w:rPr>
                  <w:rFonts w:ascii="Arial" w:eastAsia="Arial" w:hAnsi="Arial" w:cs="Arial"/>
                  <w:sz w:val="24"/>
                  <w:szCs w:val="24"/>
                </w:rPr>
                <w:t>Private E-mobility Operators, regional climate funds, and local pilot telemetry.</w:t>
              </w:r>
            </w:ins>
          </w:p>
        </w:tc>
        <w:tc>
          <w:tcPr>
            <w:tcW w:w="1870" w:type="dxa"/>
            <w:tcPrChange w:id="183" w:author="Kenneth Nyangweso" w:date="2026-10-06T11:33:00Z" w16du:dateUtc="2026-10-06T08:33:00Z">
              <w:tcPr>
                <w:tcW w:w="1870" w:type="dxa"/>
                <w:gridSpan w:val="2"/>
              </w:tcPr>
            </w:tcPrChange>
          </w:tcPr>
          <w:p w14:paraId="38C7C37E" w14:textId="575587D1" w:rsidR="00E45FBC" w:rsidRDefault="00FE0537" w:rsidP="00E45FBC">
            <w:pPr>
              <w:spacing w:after="200"/>
              <w:jc w:val="both"/>
              <w:cnfStyle w:val="000000000000" w:firstRow="0" w:lastRow="0" w:firstColumn="0" w:lastColumn="0" w:oddVBand="0" w:evenVBand="0" w:oddHBand="0" w:evenHBand="0" w:firstRowFirstColumn="0" w:firstRowLastColumn="0" w:lastRowFirstColumn="0" w:lastRowLastColumn="0"/>
              <w:rPr>
                <w:ins w:id="184" w:author="Kenneth Nyangweso" w:date="2026-10-06T11:33:00Z" w16du:dateUtc="2026-10-06T08:33:00Z"/>
                <w:rFonts w:ascii="Arial" w:eastAsia="Arial" w:hAnsi="Arial" w:cs="Arial"/>
                <w:sz w:val="24"/>
                <w:szCs w:val="24"/>
              </w:rPr>
            </w:pPr>
            <w:ins w:id="185" w:author="Kenneth Nyangweso" w:date="2026-10-06T11:41:00Z">
              <w:r w:rsidRPr="00FE0537">
                <w:rPr>
                  <w:rFonts w:ascii="Arial" w:eastAsia="Arial" w:hAnsi="Arial" w:cs="Arial"/>
                  <w:sz w:val="24"/>
                  <w:szCs w:val="24"/>
                </w:rPr>
                <w:t>Continuous</w:t>
              </w:r>
            </w:ins>
          </w:p>
        </w:tc>
        <w:tc>
          <w:tcPr>
            <w:tcW w:w="1870" w:type="dxa"/>
            <w:tcPrChange w:id="186" w:author="Kenneth Nyangweso" w:date="2026-10-06T11:33:00Z" w16du:dateUtc="2026-10-06T08:33:00Z">
              <w:tcPr>
                <w:tcW w:w="1870" w:type="dxa"/>
                <w:gridSpan w:val="2"/>
              </w:tcPr>
            </w:tcPrChange>
          </w:tcPr>
          <w:p w14:paraId="62A380A1" w14:textId="5BDB2AF5" w:rsidR="00E45FBC" w:rsidRDefault="00FE0537" w:rsidP="00E45FBC">
            <w:pPr>
              <w:spacing w:after="200"/>
              <w:jc w:val="both"/>
              <w:cnfStyle w:val="000000000000" w:firstRow="0" w:lastRow="0" w:firstColumn="0" w:lastColumn="0" w:oddVBand="0" w:evenVBand="0" w:oddHBand="0" w:evenHBand="0" w:firstRowFirstColumn="0" w:firstRowLastColumn="0" w:lastRowFirstColumn="0" w:lastRowLastColumn="0"/>
              <w:rPr>
                <w:ins w:id="187" w:author="Kenneth Nyangweso" w:date="2026-10-06T11:33:00Z" w16du:dateUtc="2026-10-06T08:33:00Z"/>
                <w:rFonts w:ascii="Arial" w:eastAsia="Arial" w:hAnsi="Arial" w:cs="Arial"/>
                <w:sz w:val="24"/>
                <w:szCs w:val="24"/>
              </w:rPr>
            </w:pPr>
            <w:ins w:id="188" w:author="Kenneth Nyangweso" w:date="2026-10-06T11:41:00Z">
              <w:r w:rsidRPr="00FE0537">
                <w:rPr>
                  <w:rFonts w:ascii="Arial" w:eastAsia="Arial" w:hAnsi="Arial" w:cs="Arial"/>
                  <w:sz w:val="24"/>
                  <w:szCs w:val="24"/>
                </w:rPr>
                <w:t xml:space="preserve">Integration of anonymized telemetry sharing agreements and API endpoints with leading regional </w:t>
              </w:r>
              <w:r w:rsidRPr="00FE0537">
                <w:rPr>
                  <w:rFonts w:ascii="Arial" w:eastAsia="Arial" w:hAnsi="Arial" w:cs="Arial"/>
                  <w:sz w:val="24"/>
                  <w:szCs w:val="24"/>
                </w:rPr>
                <w:lastRenderedPageBreak/>
                <w:t>logistics/fleet companies.</w:t>
              </w:r>
            </w:ins>
          </w:p>
        </w:tc>
      </w:tr>
      <w:tr w:rsidR="00E45FBC" w14:paraId="006789D2" w14:textId="77777777" w:rsidTr="00E45FBC">
        <w:trPr>
          <w:cnfStyle w:val="000000100000" w:firstRow="0" w:lastRow="0" w:firstColumn="0" w:lastColumn="0" w:oddVBand="0" w:evenVBand="0" w:oddHBand="1" w:evenHBand="0" w:firstRowFirstColumn="0" w:firstRowLastColumn="0" w:lastRowFirstColumn="0" w:lastRowLastColumn="0"/>
          <w:ins w:id="189" w:author="Kenneth Nyangweso" w:date="2026-10-06T11:33:00Z" w16du:dateUtc="2026-10-06T08:33:00Z"/>
        </w:trPr>
        <w:tc>
          <w:tcPr>
            <w:cnfStyle w:val="001000000000" w:firstRow="0" w:lastRow="0" w:firstColumn="1" w:lastColumn="0" w:oddVBand="0" w:evenVBand="0" w:oddHBand="0" w:evenHBand="0" w:firstRowFirstColumn="0" w:firstRowLastColumn="0" w:lastRowFirstColumn="0" w:lastRowLastColumn="0"/>
            <w:tcW w:w="1870" w:type="dxa"/>
            <w:tcPrChange w:id="190" w:author="Kenneth Nyangweso" w:date="2026-10-06T11:33:00Z" w16du:dateUtc="2026-10-06T08:33:00Z">
              <w:tcPr>
                <w:tcW w:w="1870" w:type="dxa"/>
                <w:gridSpan w:val="2"/>
              </w:tcPr>
            </w:tcPrChange>
          </w:tcPr>
          <w:p w14:paraId="1DA04D63" w14:textId="71F19C91" w:rsidR="00E45FBC" w:rsidRDefault="00FE0537" w:rsidP="00E45FBC">
            <w:pPr>
              <w:spacing w:after="200"/>
              <w:jc w:val="both"/>
              <w:cnfStyle w:val="001000100000" w:firstRow="0" w:lastRow="0" w:firstColumn="1" w:lastColumn="0" w:oddVBand="0" w:evenVBand="0" w:oddHBand="1" w:evenHBand="0" w:firstRowFirstColumn="0" w:firstRowLastColumn="0" w:lastRowFirstColumn="0" w:lastRowLastColumn="0"/>
              <w:rPr>
                <w:ins w:id="191" w:author="Kenneth Nyangweso" w:date="2026-10-06T11:33:00Z" w16du:dateUtc="2026-10-06T08:33:00Z"/>
                <w:rFonts w:ascii="Arial" w:eastAsia="Arial" w:hAnsi="Arial" w:cs="Arial"/>
                <w:sz w:val="24"/>
                <w:szCs w:val="24"/>
              </w:rPr>
            </w:pPr>
            <w:ins w:id="192" w:author="Kenneth Nyangweso" w:date="2026-10-06T11:42:00Z">
              <w:r w:rsidRPr="00FE0537">
                <w:rPr>
                  <w:rFonts w:ascii="Arial" w:eastAsia="Arial" w:hAnsi="Arial" w:cs="Arial"/>
                  <w:sz w:val="24"/>
                  <w:szCs w:val="24"/>
                </w:rPr>
                <w:lastRenderedPageBreak/>
                <w:t>Socio-Economic Impacts</w:t>
              </w:r>
            </w:ins>
          </w:p>
        </w:tc>
        <w:tc>
          <w:tcPr>
            <w:tcW w:w="1870" w:type="dxa"/>
            <w:tcPrChange w:id="193" w:author="Kenneth Nyangweso" w:date="2026-10-06T11:33:00Z" w16du:dateUtc="2026-10-06T08:33:00Z">
              <w:tcPr>
                <w:tcW w:w="1870" w:type="dxa"/>
                <w:gridSpan w:val="2"/>
              </w:tcPr>
            </w:tcPrChange>
          </w:tcPr>
          <w:p w14:paraId="29C59001" w14:textId="17957F7F" w:rsidR="00E45FBC" w:rsidRDefault="00FE0537" w:rsidP="00E45FBC">
            <w:pPr>
              <w:spacing w:after="200"/>
              <w:jc w:val="both"/>
              <w:cnfStyle w:val="000000100000" w:firstRow="0" w:lastRow="0" w:firstColumn="0" w:lastColumn="0" w:oddVBand="0" w:evenVBand="0" w:oddHBand="1" w:evenHBand="0" w:firstRowFirstColumn="0" w:firstRowLastColumn="0" w:lastRowFirstColumn="0" w:lastRowLastColumn="0"/>
              <w:rPr>
                <w:ins w:id="194" w:author="Kenneth Nyangweso" w:date="2026-10-06T11:33:00Z" w16du:dateUtc="2026-10-06T08:33:00Z"/>
                <w:rFonts w:ascii="Arial" w:eastAsia="Arial" w:hAnsi="Arial" w:cs="Arial"/>
                <w:sz w:val="24"/>
                <w:szCs w:val="24"/>
              </w:rPr>
            </w:pPr>
            <w:ins w:id="195" w:author="Kenneth Nyangweso" w:date="2026-10-06T11:42:00Z">
              <w:r w:rsidRPr="00FE0537">
                <w:rPr>
                  <w:rFonts w:ascii="Arial" w:eastAsia="Arial" w:hAnsi="Arial" w:cs="Arial"/>
                  <w:sz w:val="24"/>
                  <w:szCs w:val="24"/>
                </w:rPr>
                <w:t>Skilled labor availability, displacement metrics, second-life usage.</w:t>
              </w:r>
            </w:ins>
          </w:p>
        </w:tc>
        <w:tc>
          <w:tcPr>
            <w:tcW w:w="1870" w:type="dxa"/>
            <w:tcPrChange w:id="196" w:author="Kenneth Nyangweso" w:date="2026-10-06T11:33:00Z" w16du:dateUtc="2026-10-06T08:33:00Z">
              <w:tcPr>
                <w:tcW w:w="1870" w:type="dxa"/>
              </w:tcPr>
            </w:tcPrChange>
          </w:tcPr>
          <w:p w14:paraId="1B324351" w14:textId="1AC7C401" w:rsidR="00E45FBC" w:rsidRDefault="00FE0537" w:rsidP="00E45FBC">
            <w:pPr>
              <w:spacing w:after="200"/>
              <w:jc w:val="both"/>
              <w:cnfStyle w:val="000000100000" w:firstRow="0" w:lastRow="0" w:firstColumn="0" w:lastColumn="0" w:oddVBand="0" w:evenVBand="0" w:oddHBand="1" w:evenHBand="0" w:firstRowFirstColumn="0" w:firstRowLastColumn="0" w:lastRowFirstColumn="0" w:lastRowLastColumn="0"/>
              <w:rPr>
                <w:ins w:id="197" w:author="Kenneth Nyangweso" w:date="2026-10-06T11:33:00Z" w16du:dateUtc="2026-10-06T08:33:00Z"/>
                <w:rFonts w:ascii="Arial" w:eastAsia="Arial" w:hAnsi="Arial" w:cs="Arial"/>
                <w:sz w:val="24"/>
                <w:szCs w:val="24"/>
              </w:rPr>
            </w:pPr>
            <w:ins w:id="198" w:author="Kenneth Nyangweso" w:date="2026-10-06T11:42:00Z">
              <w:r w:rsidRPr="00FE0537">
                <w:rPr>
                  <w:rFonts w:ascii="Arial" w:eastAsia="Arial" w:hAnsi="Arial" w:cs="Arial"/>
                  <w:sz w:val="24"/>
                  <w:szCs w:val="24"/>
                </w:rPr>
                <w:t>National Manufacturing/Mechanic Associations &amp; Environmental Bodies (NEMA).</w:t>
              </w:r>
            </w:ins>
          </w:p>
        </w:tc>
        <w:tc>
          <w:tcPr>
            <w:tcW w:w="1870" w:type="dxa"/>
            <w:tcPrChange w:id="199" w:author="Kenneth Nyangweso" w:date="2026-10-06T11:33:00Z" w16du:dateUtc="2026-10-06T08:33:00Z">
              <w:tcPr>
                <w:tcW w:w="1870" w:type="dxa"/>
                <w:gridSpan w:val="2"/>
              </w:tcPr>
            </w:tcPrChange>
          </w:tcPr>
          <w:p w14:paraId="724D42CE" w14:textId="33CFE86F" w:rsidR="00E45FBC" w:rsidRDefault="00FE0537" w:rsidP="00E45FBC">
            <w:pPr>
              <w:spacing w:after="200"/>
              <w:jc w:val="both"/>
              <w:cnfStyle w:val="000000100000" w:firstRow="0" w:lastRow="0" w:firstColumn="0" w:lastColumn="0" w:oddVBand="0" w:evenVBand="0" w:oddHBand="1" w:evenHBand="0" w:firstRowFirstColumn="0" w:firstRowLastColumn="0" w:lastRowFirstColumn="0" w:lastRowLastColumn="0"/>
              <w:rPr>
                <w:ins w:id="200" w:author="Kenneth Nyangweso" w:date="2026-10-06T11:33:00Z" w16du:dateUtc="2026-10-06T08:33:00Z"/>
                <w:rFonts w:ascii="Arial" w:eastAsia="Arial" w:hAnsi="Arial" w:cs="Arial"/>
                <w:sz w:val="24"/>
                <w:szCs w:val="24"/>
              </w:rPr>
            </w:pPr>
            <w:ins w:id="201" w:author="Kenneth Nyangweso" w:date="2026-10-06T11:42:00Z">
              <w:r w:rsidRPr="00FE0537">
                <w:rPr>
                  <w:rFonts w:ascii="Arial" w:eastAsia="Arial" w:hAnsi="Arial" w:cs="Arial"/>
                  <w:sz w:val="24"/>
                  <w:szCs w:val="24"/>
                </w:rPr>
                <w:t>Biennial</w:t>
              </w:r>
            </w:ins>
          </w:p>
        </w:tc>
        <w:tc>
          <w:tcPr>
            <w:tcW w:w="1870" w:type="dxa"/>
            <w:tcPrChange w:id="202" w:author="Kenneth Nyangweso" w:date="2026-10-06T11:33:00Z" w16du:dateUtc="2026-10-06T08:33:00Z">
              <w:tcPr>
                <w:tcW w:w="1870" w:type="dxa"/>
                <w:gridSpan w:val="2"/>
              </w:tcPr>
            </w:tcPrChange>
          </w:tcPr>
          <w:p w14:paraId="1908C483" w14:textId="7C3B53AF" w:rsidR="00E45FBC" w:rsidRDefault="00FE0537" w:rsidP="00E45FBC">
            <w:pPr>
              <w:spacing w:after="200"/>
              <w:jc w:val="both"/>
              <w:cnfStyle w:val="000000100000" w:firstRow="0" w:lastRow="0" w:firstColumn="0" w:lastColumn="0" w:oddVBand="0" w:evenVBand="0" w:oddHBand="1" w:evenHBand="0" w:firstRowFirstColumn="0" w:firstRowLastColumn="0" w:lastRowFirstColumn="0" w:lastRowLastColumn="0"/>
              <w:rPr>
                <w:ins w:id="203" w:author="Kenneth Nyangweso" w:date="2026-10-06T11:33:00Z" w16du:dateUtc="2026-10-06T08:33:00Z"/>
                <w:rFonts w:ascii="Arial" w:eastAsia="Arial" w:hAnsi="Arial" w:cs="Arial"/>
                <w:sz w:val="24"/>
                <w:szCs w:val="24"/>
              </w:rPr>
            </w:pPr>
            <w:ins w:id="204" w:author="Kenneth Nyangweso" w:date="2026-10-06T11:43:00Z">
              <w:r w:rsidRPr="00FE0537">
                <w:rPr>
                  <w:rFonts w:ascii="Arial" w:eastAsia="Arial" w:hAnsi="Arial" w:cs="Arial"/>
                  <w:sz w:val="24"/>
                  <w:szCs w:val="24"/>
                </w:rPr>
                <w:t>Targeted stakeholder consultation surveys and regional labor census updates.</w:t>
              </w:r>
            </w:ins>
          </w:p>
        </w:tc>
      </w:tr>
    </w:tbl>
    <w:p w14:paraId="2F282E7F" w14:textId="77777777" w:rsidR="00E45FBC" w:rsidRDefault="00E45FBC" w:rsidP="00E45FBC">
      <w:pPr>
        <w:spacing w:after="200"/>
        <w:jc w:val="both"/>
        <w:rPr>
          <w:ins w:id="205" w:author="Kenneth Nyangweso" w:date="2026-10-06T11:43:00Z" w16du:dateUtc="2026-10-06T08:43:00Z"/>
          <w:rFonts w:ascii="Arial" w:eastAsia="Arial" w:hAnsi="Arial" w:cs="Arial"/>
          <w:sz w:val="24"/>
          <w:szCs w:val="24"/>
        </w:rPr>
      </w:pPr>
    </w:p>
    <w:p w14:paraId="5DFEC449" w14:textId="77777777" w:rsidR="003F5646" w:rsidRPr="003F5646" w:rsidRDefault="003F5646" w:rsidP="003F5646">
      <w:pPr>
        <w:spacing w:after="200"/>
        <w:jc w:val="both"/>
        <w:rPr>
          <w:ins w:id="206" w:author="Kenneth Nyangweso" w:date="2026-10-06T11:43:00Z"/>
          <w:rFonts w:ascii="Arial" w:eastAsia="Arial" w:hAnsi="Arial" w:cs="Arial"/>
          <w:b/>
          <w:bCs/>
          <w:sz w:val="24"/>
          <w:szCs w:val="24"/>
        </w:rPr>
      </w:pPr>
      <w:ins w:id="207" w:author="Kenneth Nyangweso" w:date="2026-10-06T11:43:00Z">
        <w:r w:rsidRPr="003F5646">
          <w:rPr>
            <w:rFonts w:ascii="Arial" w:eastAsia="Arial" w:hAnsi="Arial" w:cs="Arial"/>
            <w:b/>
            <w:bCs/>
            <w:sz w:val="24"/>
            <w:szCs w:val="24"/>
          </w:rPr>
          <w:t>C. Baseline Tracking and Policy Feedback Loops</w:t>
        </w:r>
      </w:ins>
    </w:p>
    <w:p w14:paraId="11BD1BE2" w14:textId="77777777" w:rsidR="003F5646" w:rsidRPr="003F5646" w:rsidRDefault="003F5646" w:rsidP="003F5646">
      <w:pPr>
        <w:spacing w:after="200"/>
        <w:jc w:val="both"/>
        <w:rPr>
          <w:ins w:id="208" w:author="Kenneth Nyangweso" w:date="2026-10-06T11:43:00Z"/>
          <w:rFonts w:ascii="Arial" w:eastAsia="Arial" w:hAnsi="Arial" w:cs="Arial"/>
          <w:sz w:val="24"/>
          <w:szCs w:val="24"/>
        </w:rPr>
      </w:pPr>
      <w:ins w:id="209" w:author="Kenneth Nyangweso" w:date="2026-10-06T11:43:00Z">
        <w:r w:rsidRPr="003F5646">
          <w:rPr>
            <w:rFonts w:ascii="Arial" w:eastAsia="Arial" w:hAnsi="Arial" w:cs="Arial"/>
            <w:sz w:val="24"/>
            <w:szCs w:val="24"/>
          </w:rPr>
          <w:t>By anchoring the analytical framework within these strict reporting protocols, this M&amp;E structure supports the dynamic tracking functionalities detailed in Chapter 4. It establishes a measurable, time-series repository. When a Partner State adjusts a tariff or adopts a new battery standard (Dataset 32), the change automatically updates the corresponding indicator. This provides immediate, data-driven feedback on regional integration, transport decarbonization trajectory, and long-term infrastructure investment viability across the East African Community.</w:t>
        </w:r>
      </w:ins>
    </w:p>
    <w:p w14:paraId="15BD3C27" w14:textId="77777777" w:rsidR="003F5646" w:rsidRPr="00E45FBC" w:rsidRDefault="003F5646" w:rsidP="00E45FBC">
      <w:pPr>
        <w:spacing w:after="200"/>
        <w:jc w:val="both"/>
        <w:rPr>
          <w:ins w:id="210" w:author="Kenneth Nyangweso" w:date="2026-10-06T11:30:00Z" w16du:dateUtc="2026-10-06T08:30:00Z"/>
          <w:rFonts w:ascii="Arial" w:eastAsia="Arial" w:hAnsi="Arial" w:cs="Arial"/>
          <w:sz w:val="24"/>
          <w:szCs w:val="24"/>
          <w:rPrChange w:id="211" w:author="Kenneth Nyangweso" w:date="2026-10-06T11:32:00Z" w16du:dateUtc="2026-10-06T08:32:00Z">
            <w:rPr>
              <w:ins w:id="212" w:author="Kenneth Nyangweso" w:date="2026-10-06T11:30:00Z" w16du:dateUtc="2026-10-06T08:30:00Z"/>
            </w:rPr>
          </w:rPrChange>
        </w:rPr>
        <w:pPrChange w:id="213" w:author="Kenneth Nyangweso" w:date="2026-10-06T11:32:00Z" w16du:dateUtc="2026-10-06T08:32:00Z">
          <w:pPr>
            <w:spacing w:after="200"/>
            <w:ind w:left="720"/>
            <w:jc w:val="both"/>
          </w:pPr>
        </w:pPrChange>
      </w:pPr>
    </w:p>
    <w:p w14:paraId="0B4E46FD" w14:textId="77777777" w:rsidR="00E45FBC" w:rsidRDefault="00E45FBC" w:rsidP="00E45FBC">
      <w:pPr>
        <w:spacing w:after="200"/>
        <w:ind w:left="720"/>
        <w:jc w:val="both"/>
        <w:rPr>
          <w:ins w:id="214" w:author="Kenneth Nyangweso" w:date="2026-10-06T11:30:00Z" w16du:dateUtc="2026-10-06T08:30:00Z"/>
          <w:rFonts w:ascii="Arial" w:eastAsia="Arial" w:hAnsi="Arial" w:cs="Arial"/>
          <w:sz w:val="24"/>
          <w:szCs w:val="24"/>
        </w:rPr>
      </w:pPr>
    </w:p>
    <w:p w14:paraId="48CB5695" w14:textId="77777777" w:rsidR="00E45FBC" w:rsidRPr="00E45FBC" w:rsidRDefault="00E45FBC" w:rsidP="00E45FBC">
      <w:pPr>
        <w:spacing w:after="200"/>
        <w:ind w:left="720"/>
        <w:jc w:val="both"/>
        <w:rPr>
          <w:ins w:id="215" w:author="Kenneth Nyangweso" w:date="2026-10-06T11:30:00Z"/>
          <w:rFonts w:ascii="Arial" w:eastAsia="Arial" w:hAnsi="Arial" w:cs="Arial"/>
          <w:sz w:val="24"/>
          <w:szCs w:val="24"/>
          <w:rPrChange w:id="216" w:author="Kenneth Nyangweso" w:date="2026-10-06T11:30:00Z" w16du:dateUtc="2026-10-06T08:30:00Z">
            <w:rPr>
              <w:ins w:id="217" w:author="Kenneth Nyangweso" w:date="2026-10-06T11:30:00Z"/>
              <w:rFonts w:ascii="Arial" w:eastAsia="Arial" w:hAnsi="Arial" w:cs="Arial"/>
              <w:b/>
              <w:bCs/>
              <w:sz w:val="24"/>
              <w:szCs w:val="24"/>
            </w:rPr>
          </w:rPrChange>
        </w:rPr>
      </w:pPr>
    </w:p>
    <w:p w14:paraId="03081EAA" w14:textId="09CD1CAF" w:rsidR="00612A99" w:rsidDel="00E45FBC" w:rsidRDefault="00260BE9" w:rsidP="004168C8">
      <w:pPr>
        <w:spacing w:after="200"/>
        <w:jc w:val="both"/>
        <w:rPr>
          <w:del w:id="218" w:author="Kenneth Nyangweso" w:date="2026-10-06T11:30:00Z" w16du:dateUtc="2026-10-06T08:30:00Z"/>
          <w:rFonts w:ascii="Arial" w:eastAsia="Arial" w:hAnsi="Arial" w:cs="Arial"/>
          <w:b/>
          <w:bCs/>
          <w:sz w:val="24"/>
          <w:szCs w:val="24"/>
        </w:rPr>
        <w:pPrChange w:id="219" w:author="Kenneth Nyangweso" w:date="2026-10-06T11:43:00Z" w16du:dateUtc="2026-10-06T08:43:00Z">
          <w:pPr>
            <w:spacing w:after="200"/>
            <w:ind w:firstLine="720"/>
            <w:jc w:val="both"/>
          </w:pPr>
        </w:pPrChange>
      </w:pPr>
      <w:del w:id="220" w:author="Kenneth Nyangweso" w:date="2026-10-06T11:30:00Z" w16du:dateUtc="2026-10-06T08:30:00Z">
        <w:r w:rsidDel="00E45FBC">
          <w:rPr>
            <w:rFonts w:ascii="Arial" w:eastAsia="Arial" w:hAnsi="Arial" w:cs="Arial"/>
            <w:b/>
            <w:bCs/>
            <w:sz w:val="24"/>
            <w:szCs w:val="24"/>
          </w:rPr>
          <w:delText xml:space="preserve">3.3.4 </w:delText>
        </w:r>
        <w:commentRangeStart w:id="221"/>
        <w:r w:rsidDel="00E45FBC">
          <w:rPr>
            <w:rFonts w:ascii="Arial" w:eastAsia="Arial" w:hAnsi="Arial" w:cs="Arial"/>
            <w:b/>
            <w:bCs/>
            <w:sz w:val="24"/>
            <w:szCs w:val="24"/>
          </w:rPr>
          <w:delText>Analytical Framework</w:delText>
        </w:r>
        <w:commentRangeEnd w:id="221"/>
        <w:r w:rsidR="00E45FBC" w:rsidDel="00E45FBC">
          <w:rPr>
            <w:rStyle w:val="CommentReference"/>
            <w:rFonts w:ascii="Arial" w:eastAsia="Arial" w:hAnsi="Arial" w:cs="Arial"/>
            <w:b/>
            <w:bCs/>
            <w:sz w:val="24"/>
            <w:szCs w:val="24"/>
          </w:rPr>
          <w:commentReference w:id="221"/>
        </w:r>
      </w:del>
    </w:p>
    <w:p w14:paraId="698D0BAA" w14:textId="288AD696" w:rsidR="00612A99" w:rsidDel="00E45FBC" w:rsidRDefault="00260BE9" w:rsidP="004168C8">
      <w:pPr>
        <w:spacing w:after="200"/>
        <w:jc w:val="both"/>
        <w:rPr>
          <w:del w:id="222" w:author="Kenneth Nyangweso" w:date="2026-10-06T11:30:00Z" w16du:dateUtc="2026-10-06T08:30:00Z"/>
          <w:rFonts w:ascii="Arial" w:eastAsia="Arial" w:hAnsi="Arial" w:cs="Arial"/>
          <w:sz w:val="24"/>
          <w:szCs w:val="24"/>
        </w:rPr>
        <w:pPrChange w:id="223" w:author="Kenneth Nyangweso" w:date="2026-10-06T11:43:00Z" w16du:dateUtc="2026-10-06T08:43:00Z">
          <w:pPr>
            <w:spacing w:after="200"/>
            <w:ind w:left="720"/>
            <w:jc w:val="both"/>
          </w:pPr>
        </w:pPrChange>
      </w:pPr>
      <w:del w:id="224" w:author="Kenneth Nyangweso" w:date="2026-10-06T11:30:00Z" w16du:dateUtc="2026-10-06T08:30:00Z">
        <w:r w:rsidDel="00E45FBC">
          <w:rPr>
            <w:rFonts w:ascii="Arial" w:eastAsia="Arial" w:hAnsi="Arial" w:cs="Arial"/>
            <w:sz w:val="24"/>
            <w:szCs w:val="24"/>
          </w:rPr>
          <w:delText>The data will be presented by category, corresponding to the various dimensions of the study laid out in Section 3.2: power generation and access, recharging and grid readiness, finance, local assembly and participation in value chains, social inclusion, and the environment and the lifecycle of batteries. This structured presentation will enable the study’s findings to be presented in a clear and accessible format and comparable across categories and Partner States over applicable taxation, the instruments available and in force, and emissions or pollution data, where relevant. The structured presentation of the information will support the baseline tracking function established in Chapter 4 of this study, providing a clear and comparable means to measure developments in the respective Partner States over time.</w:delText>
        </w:r>
      </w:del>
    </w:p>
    <w:p w14:paraId="63056388" w14:textId="77777777" w:rsidR="00612A99" w:rsidRDefault="00260BE9" w:rsidP="004168C8">
      <w:pPr>
        <w:spacing w:after="200"/>
        <w:jc w:val="both"/>
        <w:rPr>
          <w:rFonts w:ascii="Arial" w:eastAsia="Arial" w:hAnsi="Arial" w:cs="Arial"/>
          <w:b/>
          <w:bCs/>
          <w:sz w:val="24"/>
          <w:szCs w:val="24"/>
        </w:rPr>
        <w:pPrChange w:id="225" w:author="Kenneth Nyangweso" w:date="2026-10-06T11:43:00Z" w16du:dateUtc="2026-10-06T08:43:00Z">
          <w:pPr>
            <w:spacing w:after="200"/>
            <w:ind w:firstLine="720"/>
            <w:jc w:val="both"/>
          </w:pPr>
        </w:pPrChange>
      </w:pPr>
      <w:r>
        <w:rPr>
          <w:rFonts w:ascii="Arial" w:eastAsia="Arial" w:hAnsi="Arial" w:cs="Arial"/>
          <w:b/>
          <w:bCs/>
          <w:sz w:val="24"/>
          <w:szCs w:val="24"/>
        </w:rPr>
        <w:t>3.3.5 Comparative Review</w:t>
      </w:r>
    </w:p>
    <w:p w14:paraId="60C84307" w14:textId="77777777" w:rsidR="00612A99" w:rsidRDefault="00260BE9" w:rsidP="004168C8">
      <w:pPr>
        <w:spacing w:after="200"/>
        <w:jc w:val="both"/>
        <w:rPr>
          <w:ins w:id="226" w:author="Kenneth Nyangweso" w:date="2026-10-06T11:31:00Z" w16du:dateUtc="2026-10-06T08:31:00Z"/>
          <w:rFonts w:ascii="Arial" w:eastAsia="Arial" w:hAnsi="Arial" w:cs="Arial"/>
          <w:sz w:val="24"/>
          <w:szCs w:val="24"/>
        </w:rPr>
        <w:pPrChange w:id="227" w:author="Kenneth Nyangweso" w:date="2026-10-06T11:43:00Z" w16du:dateUtc="2026-10-06T08:43:00Z">
          <w:pPr>
            <w:spacing w:after="200"/>
            <w:ind w:left="720"/>
            <w:jc w:val="both"/>
          </w:pPr>
        </w:pPrChange>
      </w:pPr>
      <w:r>
        <w:rPr>
          <w:rFonts w:ascii="Arial" w:eastAsia="Arial" w:hAnsi="Arial" w:cs="Arial"/>
          <w:sz w:val="24"/>
          <w:szCs w:val="24"/>
        </w:rPr>
        <w:t>In parallel with the regional assessment, a review of good practice across the continent and globally will be undertaken, with a focus on those regions and countries of a similar socio-economic status to the EAC. This has a dual purpose: both in identifying which good practices could be taken and adapted to the EAC context and also serving as a benchmark against which the Partner States are able to situate their own on a regional and global level.</w:t>
      </w:r>
    </w:p>
    <w:p w14:paraId="4DA98585" w14:textId="77777777" w:rsidR="00E45FBC" w:rsidRDefault="00E45FBC" w:rsidP="00367F9D">
      <w:pPr>
        <w:spacing w:after="200"/>
        <w:ind w:left="720"/>
        <w:jc w:val="both"/>
        <w:rPr>
          <w:ins w:id="228" w:author="Kenneth Nyangweso" w:date="2026-10-06T11:31:00Z" w16du:dateUtc="2026-10-06T08:31:00Z"/>
          <w:rFonts w:ascii="Arial" w:eastAsia="Arial" w:hAnsi="Arial" w:cs="Arial"/>
          <w:sz w:val="24"/>
          <w:szCs w:val="24"/>
        </w:rPr>
      </w:pPr>
    </w:p>
    <w:p w14:paraId="0F07CA67" w14:textId="055ADA56" w:rsidR="00E45FBC" w:rsidRDefault="00E45FBC" w:rsidP="00367F9D">
      <w:pPr>
        <w:spacing w:after="200"/>
        <w:ind w:left="720"/>
        <w:jc w:val="both"/>
        <w:rPr>
          <w:rFonts w:ascii="Arial" w:eastAsia="Arial" w:hAnsi="Arial" w:cs="Arial"/>
          <w:sz w:val="24"/>
          <w:szCs w:val="24"/>
        </w:rPr>
      </w:pPr>
    </w:p>
    <w:p w14:paraId="7DC04F96" w14:textId="77777777" w:rsidR="00612A99" w:rsidRDefault="00260BE9" w:rsidP="004168C8">
      <w:pPr>
        <w:spacing w:after="200"/>
        <w:jc w:val="both"/>
        <w:rPr>
          <w:rFonts w:ascii="Arial" w:eastAsia="Arial" w:hAnsi="Arial" w:cs="Arial"/>
          <w:sz w:val="24"/>
          <w:szCs w:val="24"/>
        </w:rPr>
        <w:pPrChange w:id="229" w:author="Kenneth Nyangweso" w:date="2026-10-06T11:43:00Z" w16du:dateUtc="2026-10-06T08:43:00Z">
          <w:pPr>
            <w:spacing w:after="200"/>
            <w:ind w:firstLine="720"/>
            <w:jc w:val="both"/>
          </w:pPr>
        </w:pPrChange>
      </w:pPr>
      <w:r>
        <w:rPr>
          <w:rFonts w:ascii="Arial" w:eastAsia="Arial" w:hAnsi="Arial" w:cs="Arial"/>
          <w:b/>
          <w:bCs/>
          <w:sz w:val="24"/>
          <w:szCs w:val="24"/>
        </w:rPr>
        <w:t>3.3.6 Description of the Datasets</w:t>
      </w:r>
    </w:p>
    <w:p w14:paraId="55BA2AD9" w14:textId="77777777" w:rsidR="00612A99" w:rsidRDefault="00260BE9" w:rsidP="004168C8">
      <w:pPr>
        <w:spacing w:after="200"/>
        <w:jc w:val="both"/>
        <w:rPr>
          <w:rFonts w:ascii="Arial" w:eastAsia="Arial" w:hAnsi="Arial" w:cs="Arial"/>
          <w:sz w:val="24"/>
          <w:szCs w:val="24"/>
        </w:rPr>
        <w:pPrChange w:id="230" w:author="Kenneth Nyangweso" w:date="2026-10-06T11:43:00Z" w16du:dateUtc="2026-10-06T08:43:00Z">
          <w:pPr>
            <w:spacing w:after="200"/>
            <w:ind w:left="720"/>
            <w:jc w:val="both"/>
          </w:pPr>
        </w:pPrChange>
      </w:pPr>
      <w:r>
        <w:rPr>
          <w:rFonts w:ascii="Arial" w:eastAsia="Arial" w:hAnsi="Arial" w:cs="Arial"/>
          <w:sz w:val="24"/>
          <w:szCs w:val="24"/>
        </w:rPr>
        <w:t>The table below is a brief description of datasets to be used in the diagnostic analysis for the e-mobility project. It gives an oversight of the description of each dataset and outlines the role each dataset will play in this project.</w:t>
      </w:r>
    </w:p>
    <w:p w14:paraId="620A9C53" w14:textId="77777777" w:rsidR="00612A99" w:rsidRDefault="00260BE9" w:rsidP="004168C8">
      <w:pPr>
        <w:spacing w:after="200"/>
        <w:jc w:val="both"/>
        <w:rPr>
          <w:rFonts w:ascii="Arial" w:eastAsia="Arial" w:hAnsi="Arial" w:cs="Arial"/>
          <w:sz w:val="24"/>
          <w:szCs w:val="24"/>
        </w:rPr>
        <w:pPrChange w:id="231" w:author="Kenneth Nyangweso" w:date="2026-10-06T11:44:00Z" w16du:dateUtc="2026-10-06T08:44:00Z">
          <w:pPr>
            <w:spacing w:after="200"/>
            <w:ind w:left="720"/>
            <w:jc w:val="both"/>
          </w:pPr>
        </w:pPrChange>
      </w:pPr>
      <w:r>
        <w:rPr>
          <w:rFonts w:ascii="Arial" w:eastAsia="Arial" w:hAnsi="Arial" w:cs="Arial"/>
          <w:sz w:val="24"/>
          <w:szCs w:val="24"/>
        </w:rPr>
        <w:t xml:space="preserve">Table 3-1: </w:t>
      </w:r>
      <w:commentRangeStart w:id="232"/>
      <w:commentRangeStart w:id="233"/>
      <w:commentRangeStart w:id="234"/>
      <w:r>
        <w:rPr>
          <w:rFonts w:ascii="Arial" w:eastAsia="Arial" w:hAnsi="Arial" w:cs="Arial"/>
          <w:sz w:val="24"/>
          <w:szCs w:val="24"/>
        </w:rPr>
        <w:t>Description of the Datasets</w:t>
      </w:r>
      <w:commentRangeEnd w:id="232"/>
      <w:r w:rsidR="000C4258">
        <w:rPr>
          <w:rStyle w:val="CommentReference"/>
          <w:rFonts w:ascii="Arial" w:eastAsia="Arial" w:hAnsi="Arial" w:cs="Arial"/>
          <w:sz w:val="24"/>
          <w:szCs w:val="24"/>
        </w:rPr>
        <w:commentReference w:id="232"/>
      </w:r>
      <w:commentRangeEnd w:id="233"/>
      <w:r w:rsidR="00B24570">
        <w:rPr>
          <w:rStyle w:val="CommentReference"/>
          <w:rFonts w:ascii="Arial" w:eastAsia="Arial" w:hAnsi="Arial" w:cs="Arial"/>
          <w:sz w:val="24"/>
          <w:szCs w:val="24"/>
        </w:rPr>
        <w:commentReference w:id="233"/>
      </w:r>
      <w:commentRangeEnd w:id="234"/>
      <w:r w:rsidR="00E7057A">
        <w:rPr>
          <w:rStyle w:val="CommentReference"/>
          <w:rFonts w:ascii="Arial" w:eastAsia="Arial" w:hAnsi="Arial" w:cs="Arial"/>
          <w:sz w:val="24"/>
          <w:szCs w:val="24"/>
        </w:rPr>
        <w:commentReference w:id="234"/>
      </w:r>
    </w:p>
    <w:tbl>
      <w:tblPr>
        <w:tblStyle w:val="a2"/>
        <w:tblW w:w="12600" w:type="dxa"/>
        <w:tblInd w:w="802" w:type="dxa"/>
        <w:tblBorders>
          <w:top w:val="nil"/>
          <w:left w:val="nil"/>
          <w:bottom w:val="nil"/>
          <w:right w:val="nil"/>
          <w:insideH w:val="nil"/>
          <w:insideV w:val="nil"/>
        </w:tblBorders>
        <w:tblLayout w:type="fixed"/>
        <w:tblLook w:val="0600" w:firstRow="0" w:lastRow="0" w:firstColumn="0" w:lastColumn="0" w:noHBand="1" w:noVBand="1"/>
        <w:tblPrChange w:id="235" w:author="Kenneth Nyangweso" w:date="2026-10-06T10:47:00Z" w16du:dateUtc="2026-10-06T07:47:00Z">
          <w:tblPr>
            <w:tblStyle w:val="a2"/>
            <w:tblW w:w="9180" w:type="dxa"/>
            <w:tblInd w:w="802" w:type="dxa"/>
            <w:tblBorders>
              <w:top w:val="nil"/>
              <w:left w:val="nil"/>
              <w:bottom w:val="nil"/>
              <w:right w:val="nil"/>
              <w:insideH w:val="nil"/>
              <w:insideV w:val="nil"/>
            </w:tblBorders>
            <w:tblLayout w:type="fixed"/>
            <w:tblLook w:val="0600" w:firstRow="0" w:lastRow="0" w:firstColumn="0" w:lastColumn="0" w:noHBand="1" w:noVBand="1"/>
          </w:tblPr>
        </w:tblPrChange>
      </w:tblPr>
      <w:tblGrid>
        <w:gridCol w:w="630"/>
        <w:gridCol w:w="1800"/>
        <w:gridCol w:w="3330"/>
        <w:gridCol w:w="3420"/>
        <w:gridCol w:w="3420"/>
        <w:tblGridChange w:id="236">
          <w:tblGrid>
            <w:gridCol w:w="630"/>
            <w:gridCol w:w="1800"/>
            <w:gridCol w:w="3330"/>
            <w:gridCol w:w="3420"/>
            <w:gridCol w:w="3420"/>
          </w:tblGrid>
        </w:tblGridChange>
      </w:tblGrid>
      <w:tr w:rsidR="00944E48" w14:paraId="68EDDBAA" w14:textId="0B7EEF96" w:rsidTr="00944E48">
        <w:trPr>
          <w:trHeight w:val="720"/>
          <w:tblHeader/>
          <w:trPrChange w:id="237" w:author="Kenneth Nyangweso" w:date="2026-10-06T10:47:00Z" w16du:dateUtc="2026-10-06T07:47:00Z">
            <w:trPr>
              <w:trHeight w:val="720"/>
              <w:tblHeader/>
            </w:trPr>
          </w:trPrChange>
        </w:trPr>
        <w:tc>
          <w:tcPr>
            <w:tcW w:w="630" w:type="dxa"/>
            <w:tcBorders>
              <w:top w:val="single" w:sz="6" w:space="0" w:color="5B9BD5"/>
              <w:left w:val="single" w:sz="6" w:space="0" w:color="5B9BD5"/>
              <w:bottom w:val="single" w:sz="6" w:space="0" w:color="5B9BD5"/>
              <w:right w:val="nil"/>
            </w:tcBorders>
            <w:shd w:val="clear" w:color="auto" w:fill="5B9BD5"/>
            <w:tcMar>
              <w:top w:w="0" w:type="dxa"/>
              <w:left w:w="100" w:type="dxa"/>
              <w:bottom w:w="0" w:type="dxa"/>
              <w:right w:w="100" w:type="dxa"/>
            </w:tcMar>
            <w:tcPrChange w:id="238" w:author="Kenneth Nyangweso" w:date="2026-10-06T10:47:00Z" w16du:dateUtc="2026-10-06T07:47:00Z">
              <w:tcPr>
                <w:tcW w:w="630" w:type="dxa"/>
                <w:tcBorders>
                  <w:top w:val="single" w:sz="6" w:space="0" w:color="5B9BD5"/>
                  <w:left w:val="single" w:sz="6" w:space="0" w:color="5B9BD5"/>
                  <w:bottom w:val="single" w:sz="6" w:space="0" w:color="5B9BD5"/>
                  <w:right w:val="nil"/>
                </w:tcBorders>
                <w:shd w:val="clear" w:color="auto" w:fill="5B9BD5"/>
                <w:tcMar>
                  <w:top w:w="0" w:type="dxa"/>
                  <w:left w:w="100" w:type="dxa"/>
                  <w:bottom w:w="0" w:type="dxa"/>
                  <w:right w:w="100" w:type="dxa"/>
                </w:tcMar>
              </w:tcPr>
            </w:tcPrChange>
          </w:tcPr>
          <w:p w14:paraId="4C1BFFA8" w14:textId="77777777" w:rsidR="00944E48" w:rsidRPr="00EB3282" w:rsidRDefault="00944E48" w:rsidP="00EB3282">
            <w:pPr>
              <w:pStyle w:val="NoSpacing"/>
              <w:rPr>
                <w:rFonts w:ascii="Arial" w:hAnsi="Arial" w:cs="Arial"/>
                <w:b/>
                <w:sz w:val="24"/>
                <w:szCs w:val="24"/>
              </w:rPr>
            </w:pPr>
            <w:r w:rsidRPr="00EB3282">
              <w:rPr>
                <w:rFonts w:ascii="Arial" w:hAnsi="Arial" w:cs="Arial"/>
                <w:b/>
                <w:sz w:val="24"/>
                <w:szCs w:val="24"/>
              </w:rPr>
              <w:lastRenderedPageBreak/>
              <w:t>No.</w:t>
            </w:r>
          </w:p>
        </w:tc>
        <w:tc>
          <w:tcPr>
            <w:tcW w:w="1800" w:type="dxa"/>
            <w:tcBorders>
              <w:top w:val="single" w:sz="6" w:space="0" w:color="5B9BD5"/>
              <w:left w:val="nil"/>
              <w:bottom w:val="single" w:sz="6" w:space="0" w:color="5B9BD5"/>
              <w:right w:val="nil"/>
            </w:tcBorders>
            <w:shd w:val="clear" w:color="auto" w:fill="5B9BD5"/>
            <w:tcMar>
              <w:top w:w="0" w:type="dxa"/>
              <w:left w:w="100" w:type="dxa"/>
              <w:bottom w:w="0" w:type="dxa"/>
              <w:right w:w="100" w:type="dxa"/>
            </w:tcMar>
            <w:tcPrChange w:id="239" w:author="Kenneth Nyangweso" w:date="2026-10-06T10:47:00Z" w16du:dateUtc="2026-10-06T07:47:00Z">
              <w:tcPr>
                <w:tcW w:w="1800" w:type="dxa"/>
                <w:tcBorders>
                  <w:top w:val="single" w:sz="6" w:space="0" w:color="5B9BD5"/>
                  <w:left w:val="nil"/>
                  <w:bottom w:val="single" w:sz="6" w:space="0" w:color="5B9BD5"/>
                  <w:right w:val="nil"/>
                </w:tcBorders>
                <w:shd w:val="clear" w:color="auto" w:fill="5B9BD5"/>
                <w:tcMar>
                  <w:top w:w="0" w:type="dxa"/>
                  <w:left w:w="100" w:type="dxa"/>
                  <w:bottom w:w="0" w:type="dxa"/>
                  <w:right w:w="100" w:type="dxa"/>
                </w:tcMar>
              </w:tcPr>
            </w:tcPrChange>
          </w:tcPr>
          <w:p w14:paraId="692BB243" w14:textId="77777777" w:rsidR="00944E48" w:rsidRPr="00EB3282" w:rsidRDefault="00944E48" w:rsidP="00EB3282">
            <w:pPr>
              <w:pStyle w:val="NoSpacing"/>
              <w:rPr>
                <w:rFonts w:ascii="Arial" w:hAnsi="Arial" w:cs="Arial"/>
                <w:b/>
                <w:sz w:val="24"/>
                <w:szCs w:val="24"/>
              </w:rPr>
            </w:pPr>
            <w:r w:rsidRPr="00EB3282">
              <w:rPr>
                <w:rFonts w:ascii="Arial" w:hAnsi="Arial" w:cs="Arial"/>
                <w:b/>
                <w:sz w:val="24"/>
                <w:szCs w:val="24"/>
              </w:rPr>
              <w:t>Dataset Title</w:t>
            </w:r>
          </w:p>
        </w:tc>
        <w:tc>
          <w:tcPr>
            <w:tcW w:w="3330" w:type="dxa"/>
            <w:tcBorders>
              <w:top w:val="single" w:sz="6" w:space="0" w:color="5B9BD5"/>
              <w:left w:val="nil"/>
              <w:bottom w:val="single" w:sz="6" w:space="0" w:color="5B9BD5"/>
              <w:right w:val="nil"/>
            </w:tcBorders>
            <w:shd w:val="clear" w:color="auto" w:fill="5B9BD5"/>
            <w:tcMar>
              <w:top w:w="0" w:type="dxa"/>
              <w:left w:w="100" w:type="dxa"/>
              <w:bottom w:w="0" w:type="dxa"/>
              <w:right w:w="100" w:type="dxa"/>
            </w:tcMar>
            <w:tcPrChange w:id="240" w:author="Kenneth Nyangweso" w:date="2026-10-06T10:47:00Z" w16du:dateUtc="2026-10-06T07:47:00Z">
              <w:tcPr>
                <w:tcW w:w="3330" w:type="dxa"/>
                <w:tcBorders>
                  <w:top w:val="single" w:sz="6" w:space="0" w:color="5B9BD5"/>
                  <w:left w:val="nil"/>
                  <w:bottom w:val="single" w:sz="6" w:space="0" w:color="5B9BD5"/>
                  <w:right w:val="nil"/>
                </w:tcBorders>
                <w:shd w:val="clear" w:color="auto" w:fill="5B9BD5"/>
                <w:tcMar>
                  <w:top w:w="0" w:type="dxa"/>
                  <w:left w:w="100" w:type="dxa"/>
                  <w:bottom w:w="0" w:type="dxa"/>
                  <w:right w:w="100" w:type="dxa"/>
                </w:tcMar>
              </w:tcPr>
            </w:tcPrChange>
          </w:tcPr>
          <w:p w14:paraId="4C629333" w14:textId="77777777" w:rsidR="00944E48" w:rsidRPr="00EB3282" w:rsidRDefault="00944E48" w:rsidP="00EB3282">
            <w:pPr>
              <w:pStyle w:val="NoSpacing"/>
              <w:rPr>
                <w:rFonts w:ascii="Arial" w:hAnsi="Arial" w:cs="Arial"/>
                <w:b/>
                <w:sz w:val="24"/>
                <w:szCs w:val="24"/>
              </w:rPr>
            </w:pPr>
            <w:r w:rsidRPr="00EB3282">
              <w:rPr>
                <w:rFonts w:ascii="Arial" w:hAnsi="Arial" w:cs="Arial"/>
                <w:b/>
                <w:sz w:val="24"/>
                <w:szCs w:val="24"/>
              </w:rPr>
              <w:t>Description</w:t>
            </w:r>
          </w:p>
        </w:tc>
        <w:tc>
          <w:tcPr>
            <w:tcW w:w="3420" w:type="dxa"/>
            <w:tcBorders>
              <w:top w:val="single" w:sz="6" w:space="0" w:color="5B9BD5"/>
              <w:left w:val="nil"/>
              <w:bottom w:val="single" w:sz="6" w:space="0" w:color="5B9BD5"/>
              <w:right w:val="single" w:sz="6" w:space="0" w:color="5B9BD5"/>
            </w:tcBorders>
            <w:shd w:val="clear" w:color="auto" w:fill="5B9BD5"/>
            <w:tcMar>
              <w:top w:w="0" w:type="dxa"/>
              <w:left w:w="100" w:type="dxa"/>
              <w:bottom w:w="0" w:type="dxa"/>
              <w:right w:w="100" w:type="dxa"/>
            </w:tcMar>
            <w:tcPrChange w:id="241" w:author="Kenneth Nyangweso" w:date="2026-10-06T10:47:00Z" w16du:dateUtc="2026-10-06T07:47:00Z">
              <w:tcPr>
                <w:tcW w:w="3420" w:type="dxa"/>
                <w:tcBorders>
                  <w:top w:val="single" w:sz="6" w:space="0" w:color="5B9BD5"/>
                  <w:left w:val="nil"/>
                  <w:bottom w:val="single" w:sz="6" w:space="0" w:color="5B9BD5"/>
                  <w:right w:val="single" w:sz="6" w:space="0" w:color="5B9BD5"/>
                </w:tcBorders>
                <w:shd w:val="clear" w:color="auto" w:fill="5B9BD5"/>
                <w:tcMar>
                  <w:top w:w="0" w:type="dxa"/>
                  <w:left w:w="100" w:type="dxa"/>
                  <w:bottom w:w="0" w:type="dxa"/>
                  <w:right w:w="100" w:type="dxa"/>
                </w:tcMar>
              </w:tcPr>
            </w:tcPrChange>
          </w:tcPr>
          <w:p w14:paraId="7CB5E3B7" w14:textId="77777777" w:rsidR="00944E48" w:rsidRPr="00EB3282" w:rsidRDefault="00944E48" w:rsidP="00EB3282">
            <w:pPr>
              <w:pStyle w:val="NoSpacing"/>
              <w:rPr>
                <w:rFonts w:ascii="Arial" w:hAnsi="Arial" w:cs="Arial"/>
                <w:b/>
                <w:sz w:val="24"/>
                <w:szCs w:val="24"/>
              </w:rPr>
            </w:pPr>
            <w:r w:rsidRPr="00EB3282">
              <w:rPr>
                <w:rFonts w:ascii="Arial" w:hAnsi="Arial" w:cs="Arial"/>
                <w:b/>
                <w:sz w:val="24"/>
                <w:szCs w:val="24"/>
              </w:rPr>
              <w:t>Role in the Project</w:t>
            </w:r>
          </w:p>
        </w:tc>
        <w:tc>
          <w:tcPr>
            <w:tcW w:w="3420" w:type="dxa"/>
            <w:tcBorders>
              <w:top w:val="single" w:sz="6" w:space="0" w:color="5B9BD5"/>
              <w:left w:val="nil"/>
              <w:bottom w:val="single" w:sz="6" w:space="0" w:color="5B9BD5"/>
              <w:right w:val="single" w:sz="6" w:space="0" w:color="5B9BD5"/>
            </w:tcBorders>
            <w:shd w:val="clear" w:color="auto" w:fill="5B9BD5"/>
            <w:tcPrChange w:id="242" w:author="Kenneth Nyangweso" w:date="2026-10-06T10:47:00Z" w16du:dateUtc="2026-10-06T07:47:00Z">
              <w:tcPr>
                <w:tcW w:w="3420" w:type="dxa"/>
                <w:tcBorders>
                  <w:top w:val="single" w:sz="6" w:space="0" w:color="5B9BD5"/>
                  <w:left w:val="nil"/>
                  <w:bottom w:val="single" w:sz="6" w:space="0" w:color="5B9BD5"/>
                  <w:right w:val="single" w:sz="6" w:space="0" w:color="5B9BD5"/>
                </w:tcBorders>
                <w:shd w:val="clear" w:color="auto" w:fill="5B9BD5"/>
              </w:tcPr>
            </w:tcPrChange>
          </w:tcPr>
          <w:p w14:paraId="1FBA101B" w14:textId="0892B481" w:rsidR="00944E48" w:rsidRPr="00EB3282" w:rsidRDefault="00944E48" w:rsidP="00EB3282">
            <w:pPr>
              <w:pStyle w:val="NoSpacing"/>
              <w:rPr>
                <w:rFonts w:ascii="Arial" w:hAnsi="Arial" w:cs="Arial"/>
                <w:b/>
                <w:sz w:val="24"/>
                <w:szCs w:val="24"/>
              </w:rPr>
            </w:pPr>
            <w:ins w:id="243" w:author="Kenneth Nyangweso" w:date="2026-10-06T10:49:00Z" w16du:dateUtc="2026-10-06T07:49:00Z">
              <w:r>
                <w:rPr>
                  <w:rFonts w:ascii="Arial" w:hAnsi="Arial" w:cs="Arial"/>
                  <w:b/>
                  <w:sz w:val="24"/>
                  <w:szCs w:val="24"/>
                </w:rPr>
                <w:t>Data Source &amp; Acquisition Strategy</w:t>
              </w:r>
            </w:ins>
          </w:p>
        </w:tc>
      </w:tr>
      <w:tr w:rsidR="00944E48" w14:paraId="22004B08" w14:textId="4008A1A4" w:rsidTr="00944E48">
        <w:trPr>
          <w:trHeight w:val="1035"/>
          <w:trPrChange w:id="244"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245"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0810F016" w14:textId="77777777" w:rsidR="00944E48" w:rsidRDefault="00944E48">
            <w:pPr>
              <w:spacing w:after="0" w:line="276" w:lineRule="auto"/>
              <w:jc w:val="both"/>
              <w:rPr>
                <w:rFonts w:ascii="Arial" w:eastAsia="Arial" w:hAnsi="Arial" w:cs="Arial"/>
                <w:b/>
                <w:bCs/>
              </w:rPr>
            </w:pPr>
            <w:r>
              <w:rPr>
                <w:rFonts w:ascii="Arial" w:eastAsia="Arial" w:hAnsi="Arial" w:cs="Arial"/>
                <w:b/>
                <w:bCs/>
              </w:rPr>
              <w:t>1.</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46"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0CD741FB" w14:textId="77777777" w:rsidR="00944E48" w:rsidRDefault="00944E48">
            <w:pPr>
              <w:spacing w:after="0" w:line="276" w:lineRule="auto"/>
              <w:jc w:val="both"/>
              <w:rPr>
                <w:rFonts w:ascii="Arial" w:eastAsia="Arial" w:hAnsi="Arial" w:cs="Arial"/>
                <w:b/>
                <w:bCs/>
              </w:rPr>
            </w:pPr>
            <w:r>
              <w:rPr>
                <w:rFonts w:ascii="Arial" w:eastAsia="Arial" w:hAnsi="Arial" w:cs="Arial"/>
                <w:b/>
                <w:bCs/>
              </w:rPr>
              <w:t>Countries</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47"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390AE053"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Dimension table listing 8 EAC Partner States with ISO codes, accession years, population, GDP, and currency fields.</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48"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14C9515"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Acts as the foundational anchor table/spine holding the entire relational database together for cross-country queries.</w:t>
            </w:r>
          </w:p>
        </w:tc>
        <w:tc>
          <w:tcPr>
            <w:tcW w:w="3420" w:type="dxa"/>
            <w:tcBorders>
              <w:top w:val="nil"/>
              <w:left w:val="nil"/>
              <w:bottom w:val="single" w:sz="6" w:space="0" w:color="9CC2E5"/>
              <w:right w:val="single" w:sz="6" w:space="0" w:color="9CC2E5"/>
            </w:tcBorders>
            <w:shd w:val="clear" w:color="auto" w:fill="DEEAF6"/>
            <w:tcPrChange w:id="249"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518F6031" w14:textId="72AFC5BC" w:rsidR="00944E48" w:rsidRDefault="00944E48">
            <w:pPr>
              <w:spacing w:after="0" w:line="276" w:lineRule="auto"/>
              <w:jc w:val="both"/>
              <w:rPr>
                <w:ins w:id="250" w:author="Kenneth Nyangweso" w:date="2026-10-06T10:52:00Z" w16du:dateUtc="2026-10-06T07:52:00Z"/>
                <w:rFonts w:ascii="Arial" w:eastAsia="Arial" w:hAnsi="Arial" w:cs="Arial"/>
                <w:sz w:val="24"/>
                <w:szCs w:val="24"/>
              </w:rPr>
            </w:pPr>
            <w:ins w:id="251" w:author="Kenneth Nyangweso" w:date="2026-10-06T10:52:00Z">
              <w:r w:rsidRPr="00944E48">
                <w:rPr>
                  <w:rFonts w:ascii="Arial" w:eastAsia="Arial" w:hAnsi="Arial" w:cs="Arial"/>
                  <w:b/>
                  <w:bCs/>
                  <w:sz w:val="24"/>
                  <w:szCs w:val="24"/>
                </w:rPr>
                <w:t>Baseline:</w:t>
              </w:r>
              <w:r w:rsidRPr="00944E48">
                <w:rPr>
                  <w:rFonts w:ascii="Arial" w:eastAsia="Arial" w:hAnsi="Arial" w:cs="Arial"/>
                  <w:sz w:val="24"/>
                  <w:szCs w:val="24"/>
                </w:rPr>
                <w:t xml:space="preserve"> </w:t>
              </w:r>
              <w:r w:rsidRPr="00944E48">
                <w:rPr>
                  <w:rFonts w:ascii="Arial" w:eastAsia="Arial" w:hAnsi="Arial" w:cs="Arial"/>
                  <w:sz w:val="24"/>
                  <w:szCs w:val="24"/>
                </w:rPr>
                <w:fldChar w:fldCharType="begin"/>
              </w:r>
              <w:r w:rsidRPr="00944E48">
                <w:rPr>
                  <w:rFonts w:ascii="Arial" w:eastAsia="Arial" w:hAnsi="Arial" w:cs="Arial"/>
                  <w:sz w:val="24"/>
                  <w:szCs w:val="24"/>
                </w:rPr>
                <w:instrText>HYPERLINK "https://blogs.worldbank.org/en/opendata/introducing-online-guide-world-development-indicators-new-way-discover-data-development" \t "_blank"</w:instrText>
              </w:r>
              <w:r w:rsidRPr="00944E48">
                <w:rPr>
                  <w:rFonts w:ascii="Arial" w:eastAsia="Arial" w:hAnsi="Arial" w:cs="Arial"/>
                  <w:sz w:val="24"/>
                  <w:szCs w:val="24"/>
                </w:rPr>
              </w:r>
              <w:r w:rsidRPr="00944E48">
                <w:rPr>
                  <w:rFonts w:ascii="Arial" w:eastAsia="Arial" w:hAnsi="Arial" w:cs="Arial"/>
                  <w:sz w:val="24"/>
                  <w:szCs w:val="24"/>
                </w:rPr>
                <w:fldChar w:fldCharType="separate"/>
              </w:r>
              <w:r w:rsidRPr="00944E48">
                <w:rPr>
                  <w:rStyle w:val="Hyperlink"/>
                  <w:rFonts w:ascii="Arial" w:eastAsia="Arial" w:hAnsi="Arial" w:cs="Arial"/>
                  <w:sz w:val="24"/>
                  <w:szCs w:val="24"/>
                </w:rPr>
                <w:t>World Bank Development Indicators</w:t>
              </w:r>
            </w:ins>
            <w:ins w:id="252" w:author="Kenneth Nyangweso" w:date="2026-10-06T10:52:00Z" w16du:dateUtc="2026-10-06T07:52:00Z">
              <w:r w:rsidRPr="00944E48">
                <w:rPr>
                  <w:rFonts w:ascii="Arial" w:eastAsia="Arial" w:hAnsi="Arial" w:cs="Arial"/>
                  <w:sz w:val="24"/>
                  <w:szCs w:val="24"/>
                </w:rPr>
                <w:fldChar w:fldCharType="end"/>
              </w:r>
            </w:ins>
            <w:ins w:id="253" w:author="Kenneth Nyangweso" w:date="2026-10-06T10:52:00Z">
              <w:r w:rsidRPr="00944E48">
                <w:rPr>
                  <w:rFonts w:ascii="Arial" w:eastAsia="Arial" w:hAnsi="Arial" w:cs="Arial"/>
                  <w:sz w:val="24"/>
                  <w:szCs w:val="24"/>
                </w:rPr>
                <w:t xml:space="preserve"> &amp; EAC Secretariat official updates.</w:t>
              </w:r>
            </w:ins>
          </w:p>
          <w:p w14:paraId="262DF582" w14:textId="77777777" w:rsidR="00944E48" w:rsidRPr="00944E48" w:rsidRDefault="00944E48" w:rsidP="00944E48">
            <w:pPr>
              <w:rPr>
                <w:rFonts w:ascii="Arial" w:eastAsia="Arial" w:hAnsi="Arial" w:cs="Arial"/>
                <w:sz w:val="24"/>
                <w:szCs w:val="24"/>
              </w:rPr>
              <w:pPrChange w:id="254" w:author="Kenneth Nyangweso" w:date="2026-10-06T10:52:00Z" w16du:dateUtc="2026-10-06T07:52:00Z">
                <w:pPr>
                  <w:spacing w:after="0" w:line="276" w:lineRule="auto"/>
                  <w:jc w:val="both"/>
                </w:pPr>
              </w:pPrChange>
            </w:pPr>
          </w:p>
        </w:tc>
      </w:tr>
      <w:tr w:rsidR="00944E48" w14:paraId="248F557F" w14:textId="4C304967" w:rsidTr="00944E48">
        <w:trPr>
          <w:trHeight w:val="1290"/>
          <w:trPrChange w:id="255"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256"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004B23E3" w14:textId="77777777" w:rsidR="00944E48" w:rsidRDefault="00944E48">
            <w:pPr>
              <w:spacing w:after="0" w:line="276" w:lineRule="auto"/>
              <w:jc w:val="both"/>
              <w:rPr>
                <w:rFonts w:ascii="Arial" w:eastAsia="Arial" w:hAnsi="Arial" w:cs="Arial"/>
                <w:b/>
                <w:bCs/>
              </w:rPr>
            </w:pPr>
            <w:r>
              <w:rPr>
                <w:rFonts w:ascii="Arial" w:eastAsia="Arial" w:hAnsi="Arial" w:cs="Arial"/>
                <w:b/>
                <w:bCs/>
              </w:rPr>
              <w:t>2.</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257"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5DAC74DC" w14:textId="77777777" w:rsidR="00944E48" w:rsidRDefault="00944E48">
            <w:pPr>
              <w:spacing w:after="0" w:line="276" w:lineRule="auto"/>
              <w:jc w:val="both"/>
              <w:rPr>
                <w:rFonts w:ascii="Arial" w:eastAsia="Arial" w:hAnsi="Arial" w:cs="Arial"/>
                <w:b/>
                <w:bCs/>
              </w:rPr>
            </w:pPr>
            <w:r>
              <w:rPr>
                <w:rFonts w:ascii="Arial" w:eastAsia="Arial" w:hAnsi="Arial" w:cs="Arial"/>
                <w:b/>
                <w:bCs/>
              </w:rPr>
              <w:t>Market fleet</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258"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C0BFB02"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Verified electric vehicle registration data broken down by country, year, vehicle segment, propulsion type, and data confidence.</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259"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2A950D9"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Provides the quantitative baseline against which all progress targets, recommendations, and adoption targets are calibrated.</w:t>
            </w:r>
          </w:p>
        </w:tc>
        <w:tc>
          <w:tcPr>
            <w:tcW w:w="3420" w:type="dxa"/>
            <w:tcBorders>
              <w:top w:val="nil"/>
              <w:left w:val="nil"/>
              <w:bottom w:val="single" w:sz="6" w:space="0" w:color="9CC2E5"/>
              <w:right w:val="single" w:sz="6" w:space="0" w:color="9CC2E5"/>
            </w:tcBorders>
            <w:tcPrChange w:id="260" w:author="Kenneth Nyangweso" w:date="2026-10-06T10:47:00Z" w16du:dateUtc="2026-10-06T07:47:00Z">
              <w:tcPr>
                <w:tcW w:w="3420" w:type="dxa"/>
                <w:tcBorders>
                  <w:top w:val="nil"/>
                  <w:left w:val="nil"/>
                  <w:bottom w:val="single" w:sz="6" w:space="0" w:color="9CC2E5"/>
                  <w:right w:val="single" w:sz="6" w:space="0" w:color="9CC2E5"/>
                </w:tcBorders>
              </w:tcPr>
            </w:tcPrChange>
          </w:tcPr>
          <w:p w14:paraId="737CD1B3" w14:textId="1026CD53" w:rsidR="00944E48" w:rsidRDefault="00944E48">
            <w:pPr>
              <w:spacing w:after="0" w:line="276" w:lineRule="auto"/>
              <w:jc w:val="both"/>
              <w:rPr>
                <w:rFonts w:ascii="Arial" w:eastAsia="Arial" w:hAnsi="Arial" w:cs="Arial"/>
                <w:sz w:val="24"/>
                <w:szCs w:val="24"/>
              </w:rPr>
            </w:pPr>
            <w:ins w:id="261" w:author="Kenneth Nyangweso" w:date="2026-10-06T10:52:00Z">
              <w:r w:rsidRPr="00944E48">
                <w:rPr>
                  <w:rFonts w:ascii="Arial" w:eastAsia="Arial" w:hAnsi="Arial" w:cs="Arial"/>
                  <w:b/>
                  <w:bCs/>
                  <w:sz w:val="24"/>
                  <w:szCs w:val="24"/>
                </w:rPr>
                <w:t>Baseline:</w:t>
              </w:r>
              <w:r w:rsidRPr="00944E48">
                <w:rPr>
                  <w:rFonts w:ascii="Arial" w:eastAsia="Arial" w:hAnsi="Arial" w:cs="Arial"/>
                  <w:sz w:val="24"/>
                  <w:szCs w:val="24"/>
                </w:rPr>
                <w:t xml:space="preserve"> National Transport Ministries &amp; Revenue Authorities (e.g., KRA, TRA). </w:t>
              </w:r>
              <w:r w:rsidRPr="00944E48">
                <w:rPr>
                  <w:rFonts w:ascii="Arial" w:eastAsia="Arial" w:hAnsi="Arial" w:cs="Arial"/>
                  <w:b/>
                  <w:bCs/>
                  <w:sz w:val="24"/>
                  <w:szCs w:val="24"/>
                </w:rPr>
                <w:t>Future:</w:t>
              </w:r>
              <w:r w:rsidRPr="00944E48">
                <w:rPr>
                  <w:rFonts w:ascii="Arial" w:eastAsia="Arial" w:hAnsi="Arial" w:cs="Arial"/>
                  <w:sz w:val="24"/>
                  <w:szCs w:val="24"/>
                </w:rPr>
                <w:t xml:space="preserve"> API tie-ins with digital vehicle registries.</w:t>
              </w:r>
            </w:ins>
          </w:p>
        </w:tc>
      </w:tr>
      <w:tr w:rsidR="00944E48" w14:paraId="6A1BE9AC" w14:textId="1685C5B4" w:rsidTr="00944E48">
        <w:trPr>
          <w:trHeight w:val="1290"/>
          <w:trPrChange w:id="262"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263"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29CFB99D" w14:textId="77777777" w:rsidR="00944E48" w:rsidRDefault="00944E48">
            <w:pPr>
              <w:spacing w:after="0" w:line="276" w:lineRule="auto"/>
              <w:jc w:val="both"/>
              <w:rPr>
                <w:rFonts w:ascii="Arial" w:eastAsia="Arial" w:hAnsi="Arial" w:cs="Arial"/>
                <w:b/>
                <w:bCs/>
              </w:rPr>
            </w:pPr>
            <w:r>
              <w:rPr>
                <w:rFonts w:ascii="Arial" w:eastAsia="Arial" w:hAnsi="Arial" w:cs="Arial"/>
                <w:b/>
                <w:bCs/>
              </w:rPr>
              <w:t>3.</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64"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211072A9" w14:textId="77777777" w:rsidR="00944E48" w:rsidRDefault="00944E48">
            <w:pPr>
              <w:spacing w:after="0" w:line="276" w:lineRule="auto"/>
              <w:jc w:val="both"/>
              <w:rPr>
                <w:rFonts w:ascii="Arial" w:eastAsia="Arial" w:hAnsi="Arial" w:cs="Arial"/>
                <w:b/>
                <w:bCs/>
              </w:rPr>
            </w:pPr>
            <w:r>
              <w:rPr>
                <w:rFonts w:ascii="Arial" w:eastAsia="Arial" w:hAnsi="Arial" w:cs="Arial"/>
                <w:b/>
                <w:bCs/>
              </w:rPr>
              <w:t>Policy inventory</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65"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0F0B80D5"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Comprehensive collection of e-mobility policy instruments across all eight EAC states including fiscal incentives and regulatory statuses.</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66"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475A3123"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Serves as the technical foundation for the policy matrix deliverable and supports comparative analysis of regional regulatory approaches.</w:t>
            </w:r>
          </w:p>
        </w:tc>
        <w:tc>
          <w:tcPr>
            <w:tcW w:w="3420" w:type="dxa"/>
            <w:tcBorders>
              <w:top w:val="nil"/>
              <w:left w:val="nil"/>
              <w:bottom w:val="single" w:sz="6" w:space="0" w:color="9CC2E5"/>
              <w:right w:val="single" w:sz="6" w:space="0" w:color="9CC2E5"/>
            </w:tcBorders>
            <w:shd w:val="clear" w:color="auto" w:fill="DEEAF6"/>
            <w:tcPrChange w:id="267"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24FE3FAB" w14:textId="669E7718" w:rsidR="00944E48" w:rsidRDefault="00944E48">
            <w:pPr>
              <w:spacing w:after="0" w:line="276" w:lineRule="auto"/>
              <w:jc w:val="both"/>
              <w:rPr>
                <w:rFonts w:ascii="Arial" w:eastAsia="Arial" w:hAnsi="Arial" w:cs="Arial"/>
                <w:sz w:val="24"/>
                <w:szCs w:val="24"/>
              </w:rPr>
            </w:pPr>
            <w:ins w:id="268" w:author="Kenneth Nyangweso" w:date="2026-10-06T10:52:00Z">
              <w:r w:rsidRPr="00944E48">
                <w:rPr>
                  <w:rFonts w:ascii="Arial" w:eastAsia="Arial" w:hAnsi="Arial" w:cs="Arial"/>
                  <w:b/>
                  <w:bCs/>
                  <w:sz w:val="24"/>
                  <w:szCs w:val="24"/>
                </w:rPr>
                <w:t>Baseline:</w:t>
              </w:r>
              <w:r w:rsidRPr="00944E48">
                <w:rPr>
                  <w:rFonts w:ascii="Arial" w:eastAsia="Arial" w:hAnsi="Arial" w:cs="Arial"/>
                  <w:sz w:val="24"/>
                  <w:szCs w:val="24"/>
                </w:rPr>
                <w:t xml:space="preserve"> Published National E-mobility Policies, Climate Strategies, and gazetted ministerial directives across the EAC.</w:t>
              </w:r>
            </w:ins>
          </w:p>
        </w:tc>
      </w:tr>
      <w:tr w:rsidR="00944E48" w14:paraId="7D91857F" w14:textId="48DD3C37" w:rsidTr="00944E48">
        <w:trPr>
          <w:trHeight w:val="1545"/>
          <w:trPrChange w:id="269" w:author="Kenneth Nyangweso" w:date="2026-10-06T10:47:00Z" w16du:dateUtc="2026-10-06T07:47:00Z">
            <w:trPr>
              <w:trHeight w:val="154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270"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4BE06325" w14:textId="77777777" w:rsidR="00944E48" w:rsidRDefault="00944E48">
            <w:pPr>
              <w:spacing w:after="0" w:line="276" w:lineRule="auto"/>
              <w:jc w:val="both"/>
              <w:rPr>
                <w:rFonts w:ascii="Arial" w:eastAsia="Arial" w:hAnsi="Arial" w:cs="Arial"/>
                <w:b/>
                <w:bCs/>
              </w:rPr>
            </w:pPr>
            <w:r>
              <w:rPr>
                <w:rFonts w:ascii="Arial" w:eastAsia="Arial" w:hAnsi="Arial" w:cs="Arial"/>
                <w:b/>
                <w:bCs/>
              </w:rPr>
              <w:t>4.</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271"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7A485F59" w14:textId="77777777" w:rsidR="00944E48" w:rsidRDefault="00944E48">
            <w:pPr>
              <w:spacing w:after="0" w:line="276" w:lineRule="auto"/>
              <w:jc w:val="both"/>
              <w:rPr>
                <w:rFonts w:ascii="Arial" w:eastAsia="Arial" w:hAnsi="Arial" w:cs="Arial"/>
                <w:b/>
                <w:bCs/>
              </w:rPr>
            </w:pPr>
            <w:r>
              <w:rPr>
                <w:rFonts w:ascii="Arial" w:eastAsia="Arial" w:hAnsi="Arial" w:cs="Arial"/>
                <w:b/>
                <w:bCs/>
              </w:rPr>
              <w:t>Fiscal tariffs</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272"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457EE287"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Comparative duty and VAT rates applied to internal combustion engine (ICE) vehicles versus electric vehicles across EAC states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273"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2FC51F00"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Underpins the tariff harmonization recommendation and directly feeds into cost-benefit modeling for expanding the regional EV market.</w:t>
            </w:r>
          </w:p>
          <w:p w14:paraId="38430131"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 xml:space="preserve"> </w:t>
            </w:r>
          </w:p>
        </w:tc>
        <w:tc>
          <w:tcPr>
            <w:tcW w:w="3420" w:type="dxa"/>
            <w:tcBorders>
              <w:top w:val="nil"/>
              <w:left w:val="nil"/>
              <w:bottom w:val="single" w:sz="6" w:space="0" w:color="9CC2E5"/>
              <w:right w:val="single" w:sz="6" w:space="0" w:color="9CC2E5"/>
            </w:tcBorders>
            <w:tcPrChange w:id="274" w:author="Kenneth Nyangweso" w:date="2026-10-06T10:47:00Z" w16du:dateUtc="2026-10-06T07:47:00Z">
              <w:tcPr>
                <w:tcW w:w="3420" w:type="dxa"/>
                <w:tcBorders>
                  <w:top w:val="nil"/>
                  <w:left w:val="nil"/>
                  <w:bottom w:val="single" w:sz="6" w:space="0" w:color="9CC2E5"/>
                  <w:right w:val="single" w:sz="6" w:space="0" w:color="9CC2E5"/>
                </w:tcBorders>
              </w:tcPr>
            </w:tcPrChange>
          </w:tcPr>
          <w:p w14:paraId="6A5BF38D" w14:textId="14EC8358" w:rsidR="00944E48" w:rsidRDefault="00944E48">
            <w:pPr>
              <w:spacing w:after="0" w:line="276" w:lineRule="auto"/>
              <w:jc w:val="both"/>
              <w:rPr>
                <w:rFonts w:ascii="Arial" w:eastAsia="Arial" w:hAnsi="Arial" w:cs="Arial"/>
                <w:sz w:val="24"/>
                <w:szCs w:val="24"/>
              </w:rPr>
            </w:pPr>
            <w:ins w:id="275" w:author="Kenneth Nyangweso" w:date="2026-10-06T10:53:00Z">
              <w:r w:rsidRPr="00944E48">
                <w:rPr>
                  <w:rFonts w:ascii="Arial" w:eastAsia="Arial" w:hAnsi="Arial" w:cs="Arial"/>
                  <w:b/>
                  <w:bCs/>
                  <w:sz w:val="24"/>
                  <w:szCs w:val="24"/>
                </w:rPr>
                <w:t>Baseline:</w:t>
              </w:r>
              <w:r w:rsidRPr="00944E48">
                <w:rPr>
                  <w:rFonts w:ascii="Arial" w:eastAsia="Arial" w:hAnsi="Arial" w:cs="Arial"/>
                  <w:sz w:val="24"/>
                  <w:szCs w:val="24"/>
                </w:rPr>
                <w:t xml:space="preserve"> </w:t>
              </w:r>
              <w:r w:rsidRPr="00944E48">
                <w:rPr>
                  <w:rFonts w:ascii="Arial" w:eastAsia="Arial" w:hAnsi="Arial" w:cs="Arial"/>
                  <w:sz w:val="24"/>
                  <w:szCs w:val="24"/>
                </w:rPr>
                <w:fldChar w:fldCharType="begin"/>
              </w:r>
              <w:r w:rsidRPr="00944E48">
                <w:rPr>
                  <w:rFonts w:ascii="Arial" w:eastAsia="Arial" w:hAnsi="Arial" w:cs="Arial"/>
                  <w:sz w:val="24"/>
                  <w:szCs w:val="24"/>
                </w:rPr>
                <w:instrText>HYPERLINK "https://www.eac.int/" \t "_blank"</w:instrText>
              </w:r>
              <w:r w:rsidRPr="00944E48">
                <w:rPr>
                  <w:rFonts w:ascii="Arial" w:eastAsia="Arial" w:hAnsi="Arial" w:cs="Arial"/>
                  <w:sz w:val="24"/>
                  <w:szCs w:val="24"/>
                </w:rPr>
              </w:r>
              <w:r w:rsidRPr="00944E48">
                <w:rPr>
                  <w:rFonts w:ascii="Arial" w:eastAsia="Arial" w:hAnsi="Arial" w:cs="Arial"/>
                  <w:sz w:val="24"/>
                  <w:szCs w:val="24"/>
                </w:rPr>
                <w:fldChar w:fldCharType="separate"/>
              </w:r>
              <w:r w:rsidRPr="00944E48">
                <w:rPr>
                  <w:rStyle w:val="Hyperlink"/>
                  <w:rFonts w:ascii="Arial" w:eastAsia="Arial" w:hAnsi="Arial" w:cs="Arial"/>
                  <w:sz w:val="24"/>
                  <w:szCs w:val="24"/>
                </w:rPr>
                <w:t>EAC Common External Tariff (CET)</w:t>
              </w:r>
            </w:ins>
            <w:ins w:id="276" w:author="Kenneth Nyangweso" w:date="2026-10-06T10:53:00Z" w16du:dateUtc="2026-10-06T07:53:00Z">
              <w:r w:rsidRPr="00944E48">
                <w:rPr>
                  <w:rFonts w:ascii="Arial" w:eastAsia="Arial" w:hAnsi="Arial" w:cs="Arial"/>
                  <w:sz w:val="24"/>
                  <w:szCs w:val="24"/>
                </w:rPr>
                <w:fldChar w:fldCharType="end"/>
              </w:r>
            </w:ins>
            <w:ins w:id="277" w:author="Kenneth Nyangweso" w:date="2026-10-06T10:53:00Z">
              <w:r w:rsidRPr="00944E48">
                <w:rPr>
                  <w:rFonts w:ascii="Arial" w:eastAsia="Arial" w:hAnsi="Arial" w:cs="Arial"/>
                  <w:sz w:val="24"/>
                  <w:szCs w:val="24"/>
                </w:rPr>
                <w:t xml:space="preserve"> Handbook and national finance acts.</w:t>
              </w:r>
            </w:ins>
          </w:p>
        </w:tc>
      </w:tr>
      <w:tr w:rsidR="00944E48" w14:paraId="189F4FFE" w14:textId="649B65CD" w:rsidTr="00944E48">
        <w:trPr>
          <w:trHeight w:val="1290"/>
          <w:trPrChange w:id="278"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279"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52BB4B07" w14:textId="77777777" w:rsidR="00944E48" w:rsidRDefault="00944E48">
            <w:pPr>
              <w:spacing w:after="0" w:line="276" w:lineRule="auto"/>
              <w:jc w:val="both"/>
              <w:rPr>
                <w:rFonts w:ascii="Arial" w:eastAsia="Arial" w:hAnsi="Arial" w:cs="Arial"/>
                <w:b/>
                <w:bCs/>
              </w:rPr>
            </w:pPr>
            <w:r>
              <w:rPr>
                <w:rFonts w:ascii="Arial" w:eastAsia="Arial" w:hAnsi="Arial" w:cs="Arial"/>
                <w:b/>
                <w:bCs/>
              </w:rPr>
              <w:t>5.</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80"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63A28FA" w14:textId="77777777" w:rsidR="00944E48" w:rsidRDefault="00944E48">
            <w:pPr>
              <w:spacing w:after="0" w:line="276" w:lineRule="auto"/>
              <w:jc w:val="both"/>
              <w:rPr>
                <w:rFonts w:ascii="Arial" w:eastAsia="Arial" w:hAnsi="Arial" w:cs="Arial"/>
                <w:b/>
                <w:bCs/>
              </w:rPr>
            </w:pPr>
            <w:r>
              <w:rPr>
                <w:rFonts w:ascii="Arial" w:eastAsia="Arial" w:hAnsi="Arial" w:cs="Arial"/>
                <w:b/>
                <w:bCs/>
              </w:rPr>
              <w:t>Power system</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81"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3042EC11"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Grid capacity, fuel mix splits, access rates, peak demand, reserve margins, and grid carbon intensity for each EAC state.</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82"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12671BB9"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Provides the power-sector readiness assessment, renewable energy integration analysis, and emissions-reduction quantifications.</w:t>
            </w:r>
          </w:p>
        </w:tc>
        <w:tc>
          <w:tcPr>
            <w:tcW w:w="3420" w:type="dxa"/>
            <w:tcBorders>
              <w:top w:val="nil"/>
              <w:left w:val="nil"/>
              <w:bottom w:val="single" w:sz="6" w:space="0" w:color="9CC2E5"/>
              <w:right w:val="single" w:sz="6" w:space="0" w:color="9CC2E5"/>
            </w:tcBorders>
            <w:shd w:val="clear" w:color="auto" w:fill="DEEAF6"/>
            <w:tcPrChange w:id="283"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389D53CC" w14:textId="4A8D6399" w:rsidR="00944E48" w:rsidRDefault="00944E48">
            <w:pPr>
              <w:spacing w:after="0" w:line="276" w:lineRule="auto"/>
              <w:jc w:val="both"/>
              <w:rPr>
                <w:rFonts w:ascii="Arial" w:eastAsia="Arial" w:hAnsi="Arial" w:cs="Arial"/>
                <w:sz w:val="24"/>
                <w:szCs w:val="24"/>
              </w:rPr>
            </w:pPr>
            <w:ins w:id="284" w:author="Kenneth Nyangweso" w:date="2026-10-06T10:54:00Z">
              <w:r w:rsidRPr="00944E48">
                <w:rPr>
                  <w:rFonts w:ascii="Arial" w:eastAsia="Arial" w:hAnsi="Arial" w:cs="Arial"/>
                  <w:b/>
                  <w:bCs/>
                  <w:sz w:val="24"/>
                  <w:szCs w:val="24"/>
                </w:rPr>
                <w:t>Baseline:</w:t>
              </w:r>
              <w:r w:rsidRPr="00944E48">
                <w:rPr>
                  <w:rFonts w:ascii="Arial" w:eastAsia="Arial" w:hAnsi="Arial" w:cs="Arial"/>
                  <w:sz w:val="24"/>
                  <w:szCs w:val="24"/>
                </w:rPr>
                <w:t xml:space="preserve"> National Utility annual reports (e.g., Kenya Power, TANESCO, REG, UMEME) and Power Africa sheets.</w:t>
              </w:r>
            </w:ins>
          </w:p>
        </w:tc>
      </w:tr>
      <w:tr w:rsidR="00944E48" w14:paraId="3CCD8DAA" w14:textId="06A48949" w:rsidTr="00944E48">
        <w:trPr>
          <w:trHeight w:val="1290"/>
          <w:trPrChange w:id="285"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286"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32CC7733" w14:textId="77777777" w:rsidR="00944E48" w:rsidRDefault="00944E48">
            <w:pPr>
              <w:spacing w:after="0" w:line="276" w:lineRule="auto"/>
              <w:jc w:val="both"/>
              <w:rPr>
                <w:rFonts w:ascii="Arial" w:eastAsia="Arial" w:hAnsi="Arial" w:cs="Arial"/>
                <w:b/>
                <w:bCs/>
              </w:rPr>
            </w:pPr>
            <w:r>
              <w:rPr>
                <w:rFonts w:ascii="Arial" w:eastAsia="Arial" w:hAnsi="Arial" w:cs="Arial"/>
                <w:b/>
                <w:bCs/>
              </w:rPr>
              <w:t>6.</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287"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6905B4A5" w14:textId="77777777" w:rsidR="00944E48" w:rsidRDefault="00944E48">
            <w:pPr>
              <w:spacing w:after="0" w:line="276" w:lineRule="auto"/>
              <w:jc w:val="both"/>
              <w:rPr>
                <w:rFonts w:ascii="Arial" w:eastAsia="Arial" w:hAnsi="Arial" w:cs="Arial"/>
                <w:b/>
                <w:bCs/>
              </w:rPr>
            </w:pPr>
            <w:r>
              <w:rPr>
                <w:rFonts w:ascii="Arial" w:eastAsia="Arial" w:hAnsi="Arial" w:cs="Arial"/>
                <w:b/>
                <w:bCs/>
              </w:rPr>
              <w:t>Financing</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288"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1AF004F8" w14:textId="4434E3D9" w:rsidR="00944E48" w:rsidRDefault="00944E48">
            <w:pPr>
              <w:spacing w:after="0" w:line="276" w:lineRule="auto"/>
              <w:jc w:val="both"/>
              <w:rPr>
                <w:rFonts w:ascii="Arial" w:eastAsia="Arial" w:hAnsi="Arial" w:cs="Arial"/>
                <w:sz w:val="24"/>
                <w:szCs w:val="24"/>
              </w:rPr>
            </w:pPr>
            <w:ins w:id="289" w:author="Kenneth Nyangweso" w:date="2026-10-06T09:25:00Z">
              <w:r w:rsidRPr="00F817CA">
                <w:rPr>
                  <w:rFonts w:ascii="Arial" w:eastAsia="Arial" w:hAnsi="Arial" w:cs="Arial"/>
                  <w:sz w:val="24"/>
                  <w:szCs w:val="24"/>
                </w:rPr>
                <w:t xml:space="preserve">Catalogue of </w:t>
              </w:r>
              <w:r w:rsidRPr="00F817CA">
                <w:rPr>
                  <w:rFonts w:ascii="Arial" w:eastAsia="Arial" w:hAnsi="Arial" w:cs="Arial"/>
                  <w:i/>
                  <w:iCs/>
                  <w:sz w:val="24"/>
                  <w:szCs w:val="24"/>
                </w:rPr>
                <w:t>sovereign and philanthropic grants</w:t>
              </w:r>
              <w:r w:rsidRPr="00F817CA">
                <w:rPr>
                  <w:rFonts w:ascii="Arial" w:eastAsia="Arial" w:hAnsi="Arial" w:cs="Arial"/>
                  <w:sz w:val="24"/>
                  <w:szCs w:val="24"/>
                </w:rPr>
                <w:t xml:space="preserve">, </w:t>
              </w:r>
              <w:r w:rsidRPr="00494B3C">
                <w:rPr>
                  <w:rFonts w:ascii="Arial" w:eastAsia="Arial" w:hAnsi="Arial" w:cs="Arial"/>
                  <w:sz w:val="24"/>
                  <w:szCs w:val="24"/>
                  <w:rPrChange w:id="290" w:author="Kenneth Nyangweso" w:date="2026-10-06T09:27:00Z" w16du:dateUtc="2026-10-06T06:27:00Z">
                    <w:rPr>
                      <w:rFonts w:ascii="Arial" w:eastAsia="Arial" w:hAnsi="Arial" w:cs="Arial"/>
                      <w:b/>
                      <w:bCs/>
                      <w:sz w:val="24"/>
                      <w:szCs w:val="24"/>
                    </w:rPr>
                  </w:rPrChange>
                </w:rPr>
                <w:t>commercial finance (debt and equity)</w:t>
              </w:r>
              <w:r w:rsidRPr="00494B3C">
                <w:rPr>
                  <w:rFonts w:ascii="Arial" w:eastAsia="Arial" w:hAnsi="Arial" w:cs="Arial"/>
                  <w:sz w:val="24"/>
                  <w:szCs w:val="24"/>
                </w:rPr>
                <w:t>,</w:t>
              </w:r>
              <w:r w:rsidRPr="00F817CA">
                <w:rPr>
                  <w:rFonts w:ascii="Arial" w:eastAsia="Arial" w:hAnsi="Arial" w:cs="Arial"/>
                  <w:sz w:val="24"/>
                  <w:szCs w:val="24"/>
                </w:rPr>
                <w:t xml:space="preserve"> concessional finance, blended finance, guarantees, and pay-as-you-go (PAYG) mechanisms supporting e-mobility.</w:t>
              </w:r>
            </w:ins>
            <w:del w:id="291" w:author="Kenneth Nyangweso" w:date="2026-10-06T09:25:00Z" w16du:dateUtc="2026-10-06T06:25:00Z">
              <w:r w:rsidDel="00F817CA">
                <w:rPr>
                  <w:rFonts w:ascii="Arial" w:eastAsia="Arial" w:hAnsi="Arial" w:cs="Arial"/>
                  <w:sz w:val="24"/>
                  <w:szCs w:val="24"/>
                </w:rPr>
                <w:delText xml:space="preserve">Catalogue of </w:delText>
              </w:r>
              <w:commentRangeStart w:id="292"/>
              <w:commentRangeStart w:id="293"/>
              <w:r w:rsidDel="00F817CA">
                <w:rPr>
                  <w:rFonts w:ascii="Arial" w:eastAsia="Arial" w:hAnsi="Arial" w:cs="Arial"/>
                  <w:sz w:val="24"/>
                  <w:szCs w:val="24"/>
                </w:rPr>
                <w:delText xml:space="preserve">concessional finance, </w:delText>
              </w:r>
              <w:commentRangeEnd w:id="292"/>
              <w:r w:rsidDel="00F817CA">
                <w:rPr>
                  <w:rStyle w:val="CommentReference"/>
                  <w:rFonts w:ascii="Arial" w:eastAsia="Arial" w:hAnsi="Arial" w:cs="Arial"/>
                  <w:sz w:val="24"/>
                  <w:szCs w:val="24"/>
                </w:rPr>
                <w:commentReference w:id="292"/>
              </w:r>
              <w:commentRangeEnd w:id="293"/>
              <w:r w:rsidR="00F817CA" w:rsidDel="00F817CA">
                <w:rPr>
                  <w:rStyle w:val="CommentReference"/>
                  <w:rFonts w:ascii="Arial" w:eastAsia="Arial" w:hAnsi="Arial" w:cs="Arial"/>
                  <w:sz w:val="24"/>
                  <w:szCs w:val="24"/>
                </w:rPr>
                <w:commentReference w:id="293"/>
              </w:r>
              <w:r w:rsidDel="00F817CA">
                <w:rPr>
                  <w:rFonts w:ascii="Arial" w:eastAsia="Arial" w:hAnsi="Arial" w:cs="Arial"/>
                  <w:sz w:val="24"/>
                  <w:szCs w:val="24"/>
                </w:rPr>
                <w:delText>blended finance, guarantees, and pay-as-you-go (PAYG) mechanisms supporting e-mobility.</w:delText>
              </w:r>
            </w:del>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294"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04FB6E92"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Provides the financing landscape assessment and directly supports investment de-risking recommendations for future projects.</w:t>
            </w:r>
          </w:p>
        </w:tc>
        <w:tc>
          <w:tcPr>
            <w:tcW w:w="3420" w:type="dxa"/>
            <w:tcBorders>
              <w:top w:val="nil"/>
              <w:left w:val="nil"/>
              <w:bottom w:val="single" w:sz="6" w:space="0" w:color="9CC2E5"/>
              <w:right w:val="single" w:sz="6" w:space="0" w:color="9CC2E5"/>
            </w:tcBorders>
            <w:tcPrChange w:id="295" w:author="Kenneth Nyangweso" w:date="2026-10-06T10:47:00Z" w16du:dateUtc="2026-10-06T07:47:00Z">
              <w:tcPr>
                <w:tcW w:w="3420" w:type="dxa"/>
                <w:tcBorders>
                  <w:top w:val="nil"/>
                  <w:left w:val="nil"/>
                  <w:bottom w:val="single" w:sz="6" w:space="0" w:color="9CC2E5"/>
                  <w:right w:val="single" w:sz="6" w:space="0" w:color="9CC2E5"/>
                </w:tcBorders>
              </w:tcPr>
            </w:tcPrChange>
          </w:tcPr>
          <w:p w14:paraId="713376A1" w14:textId="2898F146" w:rsidR="00944E48" w:rsidRDefault="00944E48">
            <w:pPr>
              <w:spacing w:after="0" w:line="276" w:lineRule="auto"/>
              <w:jc w:val="both"/>
              <w:rPr>
                <w:rFonts w:ascii="Arial" w:eastAsia="Arial" w:hAnsi="Arial" w:cs="Arial"/>
                <w:sz w:val="24"/>
                <w:szCs w:val="24"/>
              </w:rPr>
            </w:pPr>
            <w:ins w:id="296" w:author="Kenneth Nyangweso" w:date="2026-10-06T10:54:00Z">
              <w:r w:rsidRPr="00944E48">
                <w:rPr>
                  <w:rFonts w:ascii="Arial" w:eastAsia="Arial" w:hAnsi="Arial" w:cs="Arial"/>
                  <w:b/>
                  <w:bCs/>
                  <w:sz w:val="24"/>
                  <w:szCs w:val="24"/>
                </w:rPr>
                <w:t>Baseline:</w:t>
              </w:r>
              <w:r w:rsidRPr="00944E48">
                <w:rPr>
                  <w:rFonts w:ascii="Arial" w:eastAsia="Arial" w:hAnsi="Arial" w:cs="Arial"/>
                  <w:sz w:val="24"/>
                  <w:szCs w:val="24"/>
                </w:rPr>
                <w:t xml:space="preserve"> Climate fund registries (GCF, GEF), development bank portfolios (AfDB), and regional e-mobility industry updates.</w:t>
              </w:r>
            </w:ins>
          </w:p>
        </w:tc>
      </w:tr>
      <w:tr w:rsidR="00944E48" w14:paraId="23DD1B5B" w14:textId="5E5AF8C5" w:rsidTr="00944E48">
        <w:trPr>
          <w:trHeight w:val="1035"/>
          <w:trPrChange w:id="297"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298"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34C07632" w14:textId="77777777" w:rsidR="00944E48" w:rsidRDefault="00944E48">
            <w:pPr>
              <w:spacing w:after="0" w:line="276" w:lineRule="auto"/>
              <w:jc w:val="both"/>
              <w:rPr>
                <w:rFonts w:ascii="Arial" w:eastAsia="Arial" w:hAnsi="Arial" w:cs="Arial"/>
                <w:b/>
                <w:bCs/>
              </w:rPr>
            </w:pPr>
            <w:r>
              <w:rPr>
                <w:rFonts w:ascii="Arial" w:eastAsia="Arial" w:hAnsi="Arial" w:cs="Arial"/>
                <w:b/>
                <w:bCs/>
              </w:rPr>
              <w:lastRenderedPageBreak/>
              <w:t>7.</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299"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568321EC" w14:textId="77777777" w:rsidR="00944E48" w:rsidRDefault="00944E48">
            <w:pPr>
              <w:spacing w:after="0" w:line="276" w:lineRule="auto"/>
              <w:jc w:val="both"/>
              <w:rPr>
                <w:rFonts w:ascii="Arial" w:eastAsia="Arial" w:hAnsi="Arial" w:cs="Arial"/>
                <w:b/>
                <w:bCs/>
              </w:rPr>
            </w:pPr>
            <w:r>
              <w:rPr>
                <w:rFonts w:ascii="Arial" w:eastAsia="Arial" w:hAnsi="Arial" w:cs="Arial"/>
                <w:b/>
                <w:bCs/>
              </w:rPr>
              <w:t>Industrial value chain</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00"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FB938B1"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Tracked snapshot of companies active in e-mobility value chain stages (assembly, battery, recycling) with capacity and employment figures.</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01"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FC0D5F5"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Provides the industrial capacity baseline and supports the development of regional supply chain and value chain strategies.</w:t>
            </w:r>
          </w:p>
        </w:tc>
        <w:tc>
          <w:tcPr>
            <w:tcW w:w="3420" w:type="dxa"/>
            <w:tcBorders>
              <w:top w:val="nil"/>
              <w:left w:val="nil"/>
              <w:bottom w:val="single" w:sz="6" w:space="0" w:color="9CC2E5"/>
              <w:right w:val="single" w:sz="6" w:space="0" w:color="9CC2E5"/>
            </w:tcBorders>
            <w:shd w:val="clear" w:color="auto" w:fill="DEEAF6"/>
            <w:tcPrChange w:id="302"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63068830" w14:textId="11B63114" w:rsidR="00944E48" w:rsidRDefault="00944E48">
            <w:pPr>
              <w:spacing w:after="0" w:line="276" w:lineRule="auto"/>
              <w:jc w:val="both"/>
              <w:rPr>
                <w:rFonts w:ascii="Arial" w:eastAsia="Arial" w:hAnsi="Arial" w:cs="Arial"/>
                <w:sz w:val="24"/>
                <w:szCs w:val="24"/>
              </w:rPr>
            </w:pPr>
            <w:ins w:id="303" w:author="Kenneth Nyangweso" w:date="2026-10-06T10:54:00Z">
              <w:r w:rsidRPr="00944E48">
                <w:rPr>
                  <w:rFonts w:ascii="Arial" w:eastAsia="Arial" w:hAnsi="Arial" w:cs="Arial"/>
                  <w:b/>
                  <w:bCs/>
                  <w:sz w:val="24"/>
                  <w:szCs w:val="24"/>
                </w:rPr>
                <w:t>Baseline:</w:t>
              </w:r>
              <w:r w:rsidRPr="00944E48">
                <w:rPr>
                  <w:rFonts w:ascii="Arial" w:eastAsia="Arial" w:hAnsi="Arial" w:cs="Arial"/>
                  <w:sz w:val="24"/>
                  <w:szCs w:val="24"/>
                </w:rPr>
                <w:t xml:space="preserve"> National Investment Authorities, manufacturing associations, and direct e-mobility startup disclosures.</w:t>
              </w:r>
            </w:ins>
          </w:p>
        </w:tc>
      </w:tr>
      <w:tr w:rsidR="00944E48" w14:paraId="3F401B83" w14:textId="0CA3857D" w:rsidTr="00944E48">
        <w:trPr>
          <w:trHeight w:val="1035"/>
          <w:trPrChange w:id="304"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305"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746F3591" w14:textId="77777777" w:rsidR="00944E48" w:rsidRDefault="00944E48">
            <w:pPr>
              <w:spacing w:after="0" w:line="276" w:lineRule="auto"/>
              <w:jc w:val="both"/>
              <w:rPr>
                <w:rFonts w:ascii="Arial" w:eastAsia="Arial" w:hAnsi="Arial" w:cs="Arial"/>
                <w:b/>
                <w:bCs/>
              </w:rPr>
            </w:pPr>
            <w:r>
              <w:rPr>
                <w:rFonts w:ascii="Arial" w:eastAsia="Arial" w:hAnsi="Arial" w:cs="Arial"/>
                <w:b/>
                <w:bCs/>
              </w:rPr>
              <w:t>8.</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306"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6966EEC3" w14:textId="77777777" w:rsidR="00944E48" w:rsidRDefault="00944E48">
            <w:pPr>
              <w:spacing w:after="0" w:line="276" w:lineRule="auto"/>
              <w:jc w:val="both"/>
              <w:rPr>
                <w:rFonts w:ascii="Arial" w:eastAsia="Arial" w:hAnsi="Arial" w:cs="Arial"/>
                <w:b/>
                <w:bCs/>
              </w:rPr>
            </w:pPr>
            <w:commentRangeStart w:id="307"/>
            <w:commentRangeStart w:id="308"/>
            <w:r>
              <w:rPr>
                <w:rFonts w:ascii="Arial" w:eastAsia="Arial" w:hAnsi="Arial" w:cs="Arial"/>
                <w:b/>
                <w:bCs/>
              </w:rPr>
              <w:t>Battery End of Life (eol)</w:t>
            </w:r>
            <w:commentRangeEnd w:id="307"/>
            <w:r>
              <w:rPr>
                <w:rStyle w:val="CommentReference"/>
                <w:rFonts w:ascii="Arial" w:eastAsia="Arial" w:hAnsi="Arial" w:cs="Arial"/>
                <w:b/>
                <w:bCs/>
                <w:sz w:val="22"/>
                <w:szCs w:val="22"/>
              </w:rPr>
              <w:commentReference w:id="307"/>
            </w:r>
            <w:commentRangeEnd w:id="308"/>
            <w:r w:rsidR="00494B3C">
              <w:rPr>
                <w:rStyle w:val="CommentReference"/>
                <w:rFonts w:ascii="Arial" w:eastAsia="Arial" w:hAnsi="Arial" w:cs="Arial"/>
                <w:b/>
                <w:bCs/>
                <w:sz w:val="22"/>
                <w:szCs w:val="22"/>
              </w:rPr>
              <w:commentReference w:id="308"/>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309"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2CE2AF0B" w14:textId="3DA71E05" w:rsidR="00944E48" w:rsidRDefault="00944E48">
            <w:pPr>
              <w:spacing w:after="0" w:line="276" w:lineRule="auto"/>
              <w:jc w:val="both"/>
              <w:rPr>
                <w:rFonts w:ascii="Arial" w:eastAsia="Arial" w:hAnsi="Arial" w:cs="Arial"/>
                <w:sz w:val="24"/>
                <w:szCs w:val="24"/>
              </w:rPr>
            </w:pPr>
            <w:ins w:id="310" w:author="Kenneth Nyangweso" w:date="2026-10-06T09:30:00Z" w16du:dateUtc="2026-10-06T06:30:00Z">
              <w:r w:rsidRPr="00494B3C">
                <w:rPr>
                  <w:rFonts w:ascii="Arial" w:eastAsia="Arial" w:hAnsi="Arial" w:cs="Arial"/>
                  <w:sz w:val="24"/>
                  <w:szCs w:val="24"/>
                </w:rPr>
                <w:t>Battery end-of-life data organized by chemistry, volume, collection rates, facility counts, regulatory status, and second-life application metrics (repurposing capacity, stationary storage suitability, and cost-benefit models).</w:t>
              </w:r>
            </w:ins>
            <w:del w:id="311" w:author="Kenneth Nyangweso" w:date="2026-10-06T09:30:00Z" w16du:dateUtc="2026-10-06T06:30:00Z">
              <w:r w:rsidDel="00494B3C">
                <w:rPr>
                  <w:rFonts w:ascii="Arial" w:eastAsia="Arial" w:hAnsi="Arial" w:cs="Arial"/>
                  <w:sz w:val="24"/>
                  <w:szCs w:val="24"/>
                </w:rPr>
                <w:delText>Battery end-of-life data organized by chemistry, volume, collection rates, facility counts, and regulatory status across key states.</w:delText>
              </w:r>
            </w:del>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312"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0F620AAC"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Provides the circular economy assessment and supports the formulation of environmental safeguard recommendations.</w:t>
            </w:r>
          </w:p>
        </w:tc>
        <w:tc>
          <w:tcPr>
            <w:tcW w:w="3420" w:type="dxa"/>
            <w:tcBorders>
              <w:top w:val="nil"/>
              <w:left w:val="nil"/>
              <w:bottom w:val="single" w:sz="6" w:space="0" w:color="9CC2E5"/>
              <w:right w:val="single" w:sz="6" w:space="0" w:color="9CC2E5"/>
            </w:tcBorders>
            <w:tcPrChange w:id="313" w:author="Kenneth Nyangweso" w:date="2026-10-06T10:47:00Z" w16du:dateUtc="2026-10-06T07:47:00Z">
              <w:tcPr>
                <w:tcW w:w="3420" w:type="dxa"/>
                <w:tcBorders>
                  <w:top w:val="nil"/>
                  <w:left w:val="nil"/>
                  <w:bottom w:val="single" w:sz="6" w:space="0" w:color="9CC2E5"/>
                  <w:right w:val="single" w:sz="6" w:space="0" w:color="9CC2E5"/>
                </w:tcBorders>
              </w:tcPr>
            </w:tcPrChange>
          </w:tcPr>
          <w:p w14:paraId="7844BD09" w14:textId="3CFE7EB7" w:rsidR="00944E48" w:rsidRDefault="00944E48">
            <w:pPr>
              <w:spacing w:after="0" w:line="276" w:lineRule="auto"/>
              <w:jc w:val="both"/>
              <w:rPr>
                <w:rFonts w:ascii="Arial" w:eastAsia="Arial" w:hAnsi="Arial" w:cs="Arial"/>
                <w:sz w:val="24"/>
                <w:szCs w:val="24"/>
              </w:rPr>
            </w:pPr>
            <w:ins w:id="314" w:author="Kenneth Nyangweso" w:date="2026-10-06T10:55:00Z">
              <w:r w:rsidRPr="00944E48">
                <w:rPr>
                  <w:rFonts w:ascii="Arial" w:eastAsia="Arial" w:hAnsi="Arial" w:cs="Arial"/>
                  <w:b/>
                  <w:bCs/>
                  <w:sz w:val="24"/>
                  <w:szCs w:val="24"/>
                </w:rPr>
                <w:t>Baseline:</w:t>
              </w:r>
              <w:r w:rsidRPr="00944E48">
                <w:rPr>
                  <w:rFonts w:ascii="Arial" w:eastAsia="Arial" w:hAnsi="Arial" w:cs="Arial"/>
                  <w:sz w:val="24"/>
                  <w:szCs w:val="24"/>
                </w:rPr>
                <w:t xml:space="preserve"> Regional environmental management acts (NEMA) and academic technical degradation parameters.</w:t>
              </w:r>
            </w:ins>
          </w:p>
        </w:tc>
      </w:tr>
      <w:tr w:rsidR="00944E48" w14:paraId="450CEE4F" w14:textId="0014FE0E" w:rsidTr="00944E48">
        <w:trPr>
          <w:trHeight w:val="1035"/>
          <w:trPrChange w:id="315"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316"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196C3ED1" w14:textId="77777777" w:rsidR="00944E48" w:rsidRDefault="00944E48">
            <w:pPr>
              <w:spacing w:after="0" w:line="276" w:lineRule="auto"/>
              <w:jc w:val="both"/>
              <w:rPr>
                <w:rFonts w:ascii="Arial" w:eastAsia="Arial" w:hAnsi="Arial" w:cs="Arial"/>
                <w:b/>
                <w:bCs/>
              </w:rPr>
            </w:pPr>
            <w:r>
              <w:rPr>
                <w:rFonts w:ascii="Arial" w:eastAsia="Arial" w:hAnsi="Arial" w:cs="Arial"/>
                <w:b/>
                <w:bCs/>
              </w:rPr>
              <w:t>9.</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17"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68B2A3AD" w14:textId="77777777" w:rsidR="00944E48" w:rsidRDefault="00944E48">
            <w:pPr>
              <w:spacing w:after="0" w:line="276" w:lineRule="auto"/>
              <w:jc w:val="both"/>
              <w:rPr>
                <w:rFonts w:ascii="Arial" w:eastAsia="Arial" w:hAnsi="Arial" w:cs="Arial"/>
                <w:b/>
                <w:bCs/>
              </w:rPr>
            </w:pPr>
            <w:r>
              <w:rPr>
                <w:rFonts w:ascii="Arial" w:eastAsia="Arial" w:hAnsi="Arial" w:cs="Arial"/>
                <w:b/>
                <w:bCs/>
              </w:rPr>
              <w:t>Country qualitative</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18"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283E1631" w14:textId="0CCA45AB" w:rsidR="00944E48" w:rsidRDefault="00944E48">
            <w:pPr>
              <w:spacing w:after="0" w:line="276" w:lineRule="auto"/>
              <w:jc w:val="both"/>
              <w:rPr>
                <w:rFonts w:ascii="Arial" w:eastAsia="Arial" w:hAnsi="Arial" w:cs="Arial"/>
                <w:sz w:val="24"/>
                <w:szCs w:val="24"/>
              </w:rPr>
            </w:pPr>
            <w:ins w:id="319" w:author="Kenneth Nyangweso" w:date="2026-10-06T09:38:00Z">
              <w:r w:rsidRPr="00ED5194">
                <w:rPr>
                  <w:rFonts w:ascii="Arial" w:eastAsia="Arial" w:hAnsi="Arial" w:cs="Arial"/>
                  <w:sz w:val="24"/>
                  <w:szCs w:val="24"/>
                </w:rPr>
                <w:t>Qualitative and proxy-based profiles for five data-scarce EAC states capturing market sizing proxies, stakeholder consultation synthesis, infrastructure readiness indicators, primary vehicle segments, and key institutional barriers.</w:t>
              </w:r>
            </w:ins>
            <w:commentRangeStart w:id="320"/>
            <w:commentRangeStart w:id="321"/>
            <w:del w:id="322" w:author="Kenneth Nyangweso" w:date="2026-10-06T09:38:00Z" w16du:dateUtc="2026-10-06T06:38:00Z">
              <w:r w:rsidDel="00ED5194">
                <w:rPr>
                  <w:rFonts w:ascii="Arial" w:eastAsia="Arial" w:hAnsi="Arial" w:cs="Arial"/>
                  <w:sz w:val="24"/>
                  <w:szCs w:val="24"/>
                </w:rPr>
                <w:delText xml:space="preserve">Qualitative profile </w:delText>
              </w:r>
              <w:commentRangeEnd w:id="320"/>
              <w:r w:rsidDel="00ED5194">
                <w:rPr>
                  <w:rStyle w:val="CommentReference"/>
                  <w:rFonts w:ascii="Arial" w:eastAsia="Arial" w:hAnsi="Arial" w:cs="Arial"/>
                  <w:sz w:val="24"/>
                  <w:szCs w:val="24"/>
                </w:rPr>
                <w:commentReference w:id="320"/>
              </w:r>
              <w:commentRangeEnd w:id="321"/>
              <w:r w:rsidR="00ED5194" w:rsidDel="00ED5194">
                <w:rPr>
                  <w:rStyle w:val="CommentReference"/>
                  <w:rFonts w:ascii="Arial" w:eastAsia="Arial" w:hAnsi="Arial" w:cs="Arial"/>
                  <w:sz w:val="24"/>
                  <w:szCs w:val="24"/>
                </w:rPr>
                <w:commentReference w:id="321"/>
              </w:r>
              <w:r w:rsidDel="00ED5194">
                <w:rPr>
                  <w:rFonts w:ascii="Arial" w:eastAsia="Arial" w:hAnsi="Arial" w:cs="Arial"/>
                  <w:sz w:val="24"/>
                  <w:szCs w:val="24"/>
                </w:rPr>
                <w:delText>for five data-scarce EAC states capturing market stage, infrastructure status, primary segments, and main barriers.</w:delText>
              </w:r>
            </w:del>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23"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0E61051"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Provides qualitative context for data-scarce countries and acts as the explicit justification for data system recommendations.</w:t>
            </w:r>
          </w:p>
        </w:tc>
        <w:tc>
          <w:tcPr>
            <w:tcW w:w="3420" w:type="dxa"/>
            <w:tcBorders>
              <w:top w:val="nil"/>
              <w:left w:val="nil"/>
              <w:bottom w:val="single" w:sz="6" w:space="0" w:color="9CC2E5"/>
              <w:right w:val="single" w:sz="6" w:space="0" w:color="9CC2E5"/>
            </w:tcBorders>
            <w:shd w:val="clear" w:color="auto" w:fill="DEEAF6"/>
            <w:tcPrChange w:id="324"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40631542" w14:textId="1CF440EC" w:rsidR="00944E48" w:rsidRDefault="00944E48">
            <w:pPr>
              <w:spacing w:after="0" w:line="276" w:lineRule="auto"/>
              <w:jc w:val="both"/>
              <w:rPr>
                <w:rFonts w:ascii="Arial" w:eastAsia="Arial" w:hAnsi="Arial" w:cs="Arial"/>
                <w:sz w:val="24"/>
                <w:szCs w:val="24"/>
              </w:rPr>
            </w:pPr>
            <w:ins w:id="325" w:author="Kenneth Nyangweso" w:date="2026-10-06T10:55:00Z">
              <w:r w:rsidRPr="00944E48">
                <w:rPr>
                  <w:rFonts w:ascii="Arial" w:eastAsia="Arial" w:hAnsi="Arial" w:cs="Arial"/>
                  <w:b/>
                  <w:bCs/>
                  <w:sz w:val="24"/>
                  <w:szCs w:val="24"/>
                </w:rPr>
                <w:t>Baseline:</w:t>
              </w:r>
              <w:r w:rsidRPr="00944E48">
                <w:rPr>
                  <w:rFonts w:ascii="Arial" w:eastAsia="Arial" w:hAnsi="Arial" w:cs="Arial"/>
                  <w:sz w:val="24"/>
                  <w:szCs w:val="24"/>
                </w:rPr>
                <w:t xml:space="preserve"> Proxy metrics extrapolated from neighboring markets, draft national frameworks, and local expert consultation matrices.</w:t>
              </w:r>
            </w:ins>
          </w:p>
        </w:tc>
      </w:tr>
      <w:tr w:rsidR="00944E48" w14:paraId="1A33C1E5" w14:textId="34336B55" w:rsidTr="00944E48">
        <w:trPr>
          <w:trHeight w:val="1290"/>
          <w:trPrChange w:id="326"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327"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1C1F2258" w14:textId="77777777" w:rsidR="00944E48" w:rsidRDefault="00944E48">
            <w:pPr>
              <w:spacing w:after="0" w:line="276" w:lineRule="auto"/>
              <w:jc w:val="both"/>
              <w:rPr>
                <w:rFonts w:ascii="Arial" w:eastAsia="Arial" w:hAnsi="Arial" w:cs="Arial"/>
                <w:b/>
                <w:bCs/>
              </w:rPr>
            </w:pPr>
            <w:r>
              <w:rPr>
                <w:rFonts w:ascii="Arial" w:eastAsia="Arial" w:hAnsi="Arial" w:cs="Arial"/>
                <w:b/>
                <w:bCs/>
              </w:rPr>
              <w:t>10.</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328"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7175550B" w14:textId="77777777" w:rsidR="00944E48" w:rsidRDefault="00944E48">
            <w:pPr>
              <w:spacing w:after="0" w:line="276" w:lineRule="auto"/>
              <w:jc w:val="both"/>
              <w:rPr>
                <w:rFonts w:ascii="Arial" w:eastAsia="Arial" w:hAnsi="Arial" w:cs="Arial"/>
                <w:b/>
                <w:bCs/>
              </w:rPr>
            </w:pPr>
            <w:r>
              <w:rPr>
                <w:rFonts w:ascii="Arial" w:eastAsia="Arial" w:hAnsi="Arial" w:cs="Arial"/>
                <w:b/>
                <w:bCs/>
              </w:rPr>
              <w:t>EV charging</w:t>
            </w:r>
          </w:p>
          <w:p w14:paraId="3D4C8759" w14:textId="77777777" w:rsidR="00944E48" w:rsidRDefault="00944E48">
            <w:pPr>
              <w:spacing w:after="0" w:line="276" w:lineRule="auto"/>
              <w:jc w:val="both"/>
              <w:rPr>
                <w:rFonts w:ascii="Arial" w:eastAsia="Arial" w:hAnsi="Arial" w:cs="Arial"/>
                <w:b/>
                <w:bCs/>
              </w:rPr>
            </w:pPr>
            <w:r>
              <w:rPr>
                <w:rFonts w:ascii="Arial" w:eastAsia="Arial" w:hAnsi="Arial" w:cs="Arial"/>
                <w:b/>
                <w:bCs/>
              </w:rPr>
              <w:t>infrastructure</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329"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BF14104"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Mapping of EV charging stations across East Africa tracking locations, providers, charger protocols, pricing, and up-time metrics.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330"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1580E92"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Supplies foundational data for regional spatial modeling, network gap assessments, and border-corridor route planning strategies</w:t>
            </w:r>
          </w:p>
        </w:tc>
        <w:tc>
          <w:tcPr>
            <w:tcW w:w="3420" w:type="dxa"/>
            <w:tcBorders>
              <w:top w:val="nil"/>
              <w:left w:val="nil"/>
              <w:bottom w:val="single" w:sz="6" w:space="0" w:color="9CC2E5"/>
              <w:right w:val="single" w:sz="6" w:space="0" w:color="9CC2E5"/>
            </w:tcBorders>
            <w:tcPrChange w:id="331" w:author="Kenneth Nyangweso" w:date="2026-10-06T10:47:00Z" w16du:dateUtc="2026-10-06T07:47:00Z">
              <w:tcPr>
                <w:tcW w:w="3420" w:type="dxa"/>
                <w:tcBorders>
                  <w:top w:val="nil"/>
                  <w:left w:val="nil"/>
                  <w:bottom w:val="single" w:sz="6" w:space="0" w:color="9CC2E5"/>
                  <w:right w:val="single" w:sz="6" w:space="0" w:color="9CC2E5"/>
                </w:tcBorders>
              </w:tcPr>
            </w:tcPrChange>
          </w:tcPr>
          <w:p w14:paraId="33A961A3" w14:textId="641E8142" w:rsidR="00944E48" w:rsidRDefault="00944E48">
            <w:pPr>
              <w:spacing w:after="0" w:line="276" w:lineRule="auto"/>
              <w:jc w:val="both"/>
              <w:rPr>
                <w:rFonts w:ascii="Arial" w:eastAsia="Arial" w:hAnsi="Arial" w:cs="Arial"/>
                <w:sz w:val="24"/>
                <w:szCs w:val="24"/>
              </w:rPr>
            </w:pPr>
            <w:ins w:id="332" w:author="Kenneth Nyangweso" w:date="2026-10-06T10:56:00Z">
              <w:r w:rsidRPr="00944E48">
                <w:rPr>
                  <w:rFonts w:ascii="Arial" w:eastAsia="Arial" w:hAnsi="Arial" w:cs="Arial"/>
                  <w:b/>
                  <w:bCs/>
                  <w:sz w:val="24"/>
                  <w:szCs w:val="24"/>
                </w:rPr>
                <w:t>Derived:</w:t>
              </w:r>
              <w:r w:rsidRPr="00944E48">
                <w:rPr>
                  <w:rFonts w:ascii="Arial" w:eastAsia="Arial" w:hAnsi="Arial" w:cs="Arial"/>
                  <w:sz w:val="24"/>
                  <w:szCs w:val="24"/>
                </w:rPr>
                <w:t xml:space="preserve"> Algorithmic extraction script executing spatial mining against </w:t>
              </w:r>
              <w:r w:rsidRPr="00944E48">
                <w:rPr>
                  <w:rFonts w:ascii="Arial" w:eastAsia="Arial" w:hAnsi="Arial" w:cs="Arial"/>
                  <w:b/>
                  <w:bCs/>
                  <w:sz w:val="24"/>
                  <w:szCs w:val="24"/>
                </w:rPr>
                <w:t>Google Maps API</w:t>
              </w:r>
              <w:r w:rsidRPr="00944E48">
                <w:rPr>
                  <w:rFonts w:ascii="Arial" w:eastAsia="Arial" w:hAnsi="Arial" w:cs="Arial"/>
                  <w:sz w:val="24"/>
                  <w:szCs w:val="24"/>
                </w:rPr>
                <w:t xml:space="preserve"> data.</w:t>
              </w:r>
            </w:ins>
          </w:p>
        </w:tc>
      </w:tr>
      <w:tr w:rsidR="00944E48" w14:paraId="7D4AFF32" w14:textId="0413882E" w:rsidTr="00944E48">
        <w:trPr>
          <w:trHeight w:val="1290"/>
          <w:trPrChange w:id="333"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334"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4EA23346" w14:textId="77777777" w:rsidR="00944E48" w:rsidRDefault="00944E48">
            <w:pPr>
              <w:spacing w:after="0" w:line="276" w:lineRule="auto"/>
              <w:jc w:val="both"/>
              <w:rPr>
                <w:rFonts w:ascii="Arial" w:eastAsia="Arial" w:hAnsi="Arial" w:cs="Arial"/>
                <w:b/>
                <w:bCs/>
              </w:rPr>
            </w:pPr>
            <w:r>
              <w:rPr>
                <w:rFonts w:ascii="Arial" w:eastAsia="Arial" w:hAnsi="Arial" w:cs="Arial"/>
                <w:b/>
                <w:bCs/>
              </w:rPr>
              <w:t>11.</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35"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3F95F067" w14:textId="77777777" w:rsidR="00944E48" w:rsidRDefault="00944E48">
            <w:pPr>
              <w:spacing w:after="0" w:line="276" w:lineRule="auto"/>
              <w:jc w:val="both"/>
              <w:rPr>
                <w:rFonts w:ascii="Arial" w:eastAsia="Arial" w:hAnsi="Arial" w:cs="Arial"/>
                <w:b/>
                <w:bCs/>
              </w:rPr>
            </w:pPr>
            <w:r>
              <w:rPr>
                <w:rFonts w:ascii="Arial" w:eastAsia="Arial" w:hAnsi="Arial" w:cs="Arial"/>
                <w:b/>
                <w:bCs/>
              </w:rPr>
              <w:t>Fuel:</w:t>
            </w:r>
          </w:p>
          <w:p w14:paraId="76346F70" w14:textId="77777777" w:rsidR="00944E48" w:rsidRDefault="00944E48">
            <w:pPr>
              <w:spacing w:after="0" w:line="276" w:lineRule="auto"/>
              <w:jc w:val="both"/>
              <w:rPr>
                <w:rFonts w:ascii="Arial" w:eastAsia="Arial" w:hAnsi="Arial" w:cs="Arial"/>
                <w:b/>
                <w:bCs/>
              </w:rPr>
            </w:pPr>
            <w:r>
              <w:rPr>
                <w:rFonts w:ascii="Arial" w:eastAsia="Arial" w:hAnsi="Arial" w:cs="Arial"/>
                <w:b/>
                <w:bCs/>
              </w:rPr>
              <w:t>Motorcycle daily operations</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36"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54A41B97"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Historical daily operational logs tracking boda-boda driver telematics alongside operational, financial, and fuel consumption parameters.</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37"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36C34C18"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Supplies foundational operational data required to build macroeconomic financial models, driver income simulations, and fleet transitions.</w:t>
            </w:r>
          </w:p>
        </w:tc>
        <w:tc>
          <w:tcPr>
            <w:tcW w:w="3420" w:type="dxa"/>
            <w:tcBorders>
              <w:top w:val="nil"/>
              <w:left w:val="nil"/>
              <w:bottom w:val="single" w:sz="6" w:space="0" w:color="9CC2E5"/>
              <w:right w:val="single" w:sz="6" w:space="0" w:color="9CC2E5"/>
            </w:tcBorders>
            <w:shd w:val="clear" w:color="auto" w:fill="DEEAF6"/>
            <w:tcPrChange w:id="338"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43718315" w14:textId="77777777" w:rsidR="00944E48" w:rsidRDefault="00CE5868">
            <w:pPr>
              <w:spacing w:after="0" w:line="276" w:lineRule="auto"/>
              <w:jc w:val="both"/>
              <w:rPr>
                <w:ins w:id="339" w:author="Kenneth Nyangweso" w:date="2026-10-06T10:59:00Z" w16du:dateUtc="2026-10-06T07:59:00Z"/>
                <w:rFonts w:ascii="Arial" w:eastAsia="Arial" w:hAnsi="Arial" w:cs="Arial"/>
                <w:sz w:val="24"/>
                <w:szCs w:val="24"/>
              </w:rPr>
            </w:pPr>
            <w:ins w:id="340" w:author="Kenneth Nyangweso" w:date="2026-10-06T10:59:00Z">
              <w:r w:rsidRPr="00CE5868">
                <w:rPr>
                  <w:rFonts w:ascii="Arial" w:eastAsia="Arial" w:hAnsi="Arial" w:cs="Arial"/>
                  <w:b/>
                  <w:bCs/>
                  <w:sz w:val="24"/>
                  <w:szCs w:val="24"/>
                </w:rPr>
                <w:t>Derived:</w:t>
              </w:r>
              <w:r w:rsidRPr="00CE5868">
                <w:rPr>
                  <w:rFonts w:ascii="Arial" w:eastAsia="Arial" w:hAnsi="Arial" w:cs="Arial"/>
                  <w:sz w:val="24"/>
                  <w:szCs w:val="24"/>
                </w:rPr>
                <w:t xml:space="preserve"> Secured from published digital vehicle tracking and transport telematics empirical research studies online.</w:t>
              </w:r>
            </w:ins>
          </w:p>
          <w:p w14:paraId="7C5BF7A4" w14:textId="484B6EA1" w:rsidR="00CE5868" w:rsidRPr="00CE5868" w:rsidRDefault="00CE5868">
            <w:pPr>
              <w:spacing w:after="0" w:line="276" w:lineRule="auto"/>
              <w:jc w:val="both"/>
              <w:rPr>
                <w:rFonts w:ascii="Arial" w:eastAsia="Arial" w:hAnsi="Arial" w:cs="Arial"/>
                <w:b/>
                <w:bCs/>
                <w:sz w:val="24"/>
                <w:szCs w:val="24"/>
                <w:rPrChange w:id="341" w:author="Kenneth Nyangweso" w:date="2026-10-06T10:59:00Z" w16du:dateUtc="2026-10-06T07:59:00Z">
                  <w:rPr>
                    <w:rFonts w:ascii="Arial" w:eastAsia="Arial" w:hAnsi="Arial" w:cs="Arial"/>
                    <w:sz w:val="24"/>
                    <w:szCs w:val="24"/>
                  </w:rPr>
                </w:rPrChange>
              </w:rPr>
            </w:pPr>
            <w:ins w:id="342" w:author="Kenneth Nyangweso" w:date="2026-10-06T10:59:00Z" w16du:dateUtc="2026-10-06T07:59:00Z">
              <w:r w:rsidRPr="00CE5868">
                <w:rPr>
                  <w:rFonts w:ascii="Arial" w:eastAsia="Arial" w:hAnsi="Arial" w:cs="Arial"/>
                  <w:b/>
                  <w:bCs/>
                  <w:sz w:val="24"/>
                  <w:szCs w:val="24"/>
                  <w:rPrChange w:id="343" w:author="Kenneth Nyangweso" w:date="2026-10-06T10:59:00Z" w16du:dateUtc="2026-10-06T07:59:00Z">
                    <w:rPr>
                      <w:rFonts w:ascii="Arial" w:eastAsia="Arial" w:hAnsi="Arial" w:cs="Arial"/>
                      <w:sz w:val="24"/>
                      <w:szCs w:val="24"/>
                    </w:rPr>
                  </w:rPrChange>
                </w:rPr>
                <w:t>Link:</w:t>
              </w:r>
              <w:r>
                <w:rPr>
                  <w:rFonts w:ascii="Arial" w:eastAsia="Arial" w:hAnsi="Arial" w:cs="Arial"/>
                  <w:b/>
                  <w:bCs/>
                  <w:sz w:val="24"/>
                  <w:szCs w:val="24"/>
                </w:rPr>
                <w:t xml:space="preserve"> </w:t>
              </w:r>
              <w:r w:rsidRPr="00CE5868">
                <w:rPr>
                  <w:rFonts w:ascii="Arial" w:eastAsia="Arial" w:hAnsi="Arial" w:cs="Arial"/>
                  <w:b/>
                  <w:bCs/>
                  <w:sz w:val="24"/>
                  <w:szCs w:val="24"/>
                </w:rPr>
                <w:t>https://data.mendeley.com/datasets/nv3rkn24zv/1</w:t>
              </w:r>
            </w:ins>
          </w:p>
        </w:tc>
      </w:tr>
      <w:tr w:rsidR="00944E48" w14:paraId="5F4C7BC9" w14:textId="6F3851DA" w:rsidTr="00944E48">
        <w:trPr>
          <w:trHeight w:val="1290"/>
          <w:trPrChange w:id="344"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345"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412D1022" w14:textId="77777777" w:rsidR="00944E48" w:rsidRDefault="00944E48">
            <w:pPr>
              <w:spacing w:after="0" w:line="276" w:lineRule="auto"/>
              <w:jc w:val="both"/>
              <w:rPr>
                <w:rFonts w:ascii="Arial" w:eastAsia="Arial" w:hAnsi="Arial" w:cs="Arial"/>
                <w:b/>
                <w:bCs/>
              </w:rPr>
            </w:pPr>
            <w:r>
              <w:rPr>
                <w:rFonts w:ascii="Arial" w:eastAsia="Arial" w:hAnsi="Arial" w:cs="Arial"/>
                <w:b/>
                <w:bCs/>
              </w:rPr>
              <w:lastRenderedPageBreak/>
              <w:t>12.</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346"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78D0C2A3" w14:textId="77777777" w:rsidR="00944E48" w:rsidRDefault="00944E48">
            <w:pPr>
              <w:spacing w:after="0" w:line="276" w:lineRule="auto"/>
              <w:jc w:val="both"/>
              <w:rPr>
                <w:rFonts w:ascii="Arial" w:eastAsia="Arial" w:hAnsi="Arial" w:cs="Arial"/>
                <w:b/>
                <w:bCs/>
              </w:rPr>
            </w:pPr>
            <w:r>
              <w:rPr>
                <w:rFonts w:ascii="Arial" w:eastAsia="Arial" w:hAnsi="Arial" w:cs="Arial"/>
                <w:b/>
                <w:bCs/>
              </w:rPr>
              <w:t>Fuel:</w:t>
            </w:r>
          </w:p>
          <w:p w14:paraId="7BC7E2B1" w14:textId="77777777" w:rsidR="00944E48" w:rsidRDefault="00944E48">
            <w:pPr>
              <w:spacing w:after="0" w:line="276" w:lineRule="auto"/>
              <w:jc w:val="both"/>
              <w:rPr>
                <w:rFonts w:ascii="Arial" w:eastAsia="Arial" w:hAnsi="Arial" w:cs="Arial"/>
                <w:b/>
                <w:bCs/>
              </w:rPr>
            </w:pPr>
            <w:r>
              <w:rPr>
                <w:rFonts w:ascii="Arial" w:eastAsia="Arial" w:hAnsi="Arial" w:cs="Arial"/>
                <w:b/>
                <w:bCs/>
              </w:rPr>
              <w:t>Motorcycle trip operations</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347"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E50ADB1"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GPS-tracked trip-level segment data for electric motorcycle riders in Nairobi capturing timestamps, distance, and speed metrics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348"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8242FD9"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Provides the behavioral evidence base for the 2W/3W segment to support operational cost modeling and charging network design.</w:t>
            </w:r>
          </w:p>
        </w:tc>
        <w:tc>
          <w:tcPr>
            <w:tcW w:w="3420" w:type="dxa"/>
            <w:tcBorders>
              <w:top w:val="nil"/>
              <w:left w:val="nil"/>
              <w:bottom w:val="single" w:sz="6" w:space="0" w:color="9CC2E5"/>
              <w:right w:val="single" w:sz="6" w:space="0" w:color="9CC2E5"/>
            </w:tcBorders>
            <w:tcPrChange w:id="349" w:author="Kenneth Nyangweso" w:date="2026-10-06T10:47:00Z" w16du:dateUtc="2026-10-06T07:47:00Z">
              <w:tcPr>
                <w:tcW w:w="3420" w:type="dxa"/>
                <w:tcBorders>
                  <w:top w:val="nil"/>
                  <w:left w:val="nil"/>
                  <w:bottom w:val="single" w:sz="6" w:space="0" w:color="9CC2E5"/>
                  <w:right w:val="single" w:sz="6" w:space="0" w:color="9CC2E5"/>
                </w:tcBorders>
              </w:tcPr>
            </w:tcPrChange>
          </w:tcPr>
          <w:p w14:paraId="498EA64B" w14:textId="77777777" w:rsidR="00CE5868" w:rsidRDefault="00CE5868" w:rsidP="00CE5868">
            <w:pPr>
              <w:spacing w:after="0" w:line="276" w:lineRule="auto"/>
              <w:jc w:val="both"/>
              <w:rPr>
                <w:ins w:id="350" w:author="Kenneth Nyangweso" w:date="2026-10-06T11:00:00Z" w16du:dateUtc="2026-10-06T08:00:00Z"/>
                <w:rFonts w:ascii="Arial" w:eastAsia="Arial" w:hAnsi="Arial" w:cs="Arial"/>
                <w:sz w:val="24"/>
                <w:szCs w:val="24"/>
              </w:rPr>
            </w:pPr>
            <w:ins w:id="351" w:author="Kenneth Nyangweso" w:date="2026-10-06T11:00:00Z" w16du:dateUtc="2026-10-06T08:00:00Z">
              <w:r w:rsidRPr="00CE5868">
                <w:rPr>
                  <w:rFonts w:ascii="Arial" w:eastAsia="Arial" w:hAnsi="Arial" w:cs="Arial"/>
                  <w:b/>
                  <w:bCs/>
                  <w:sz w:val="24"/>
                  <w:szCs w:val="24"/>
                </w:rPr>
                <w:t>Derived:</w:t>
              </w:r>
              <w:r w:rsidRPr="00CE5868">
                <w:rPr>
                  <w:rFonts w:ascii="Arial" w:eastAsia="Arial" w:hAnsi="Arial" w:cs="Arial"/>
                  <w:sz w:val="24"/>
                  <w:szCs w:val="24"/>
                </w:rPr>
                <w:t xml:space="preserve"> Secured from published digital vehicle tracking and transport telematics empirical research studies online.</w:t>
              </w:r>
            </w:ins>
          </w:p>
          <w:p w14:paraId="5EA8FB06" w14:textId="008E6B9C" w:rsidR="00944E48" w:rsidRDefault="00CE5868" w:rsidP="00CE5868">
            <w:pPr>
              <w:spacing w:after="0" w:line="276" w:lineRule="auto"/>
              <w:jc w:val="both"/>
              <w:rPr>
                <w:rFonts w:ascii="Arial" w:eastAsia="Arial" w:hAnsi="Arial" w:cs="Arial"/>
                <w:sz w:val="24"/>
                <w:szCs w:val="24"/>
              </w:rPr>
            </w:pPr>
            <w:ins w:id="352" w:author="Kenneth Nyangweso" w:date="2026-10-06T11:00:00Z" w16du:dateUtc="2026-10-06T08:00:00Z">
              <w:r w:rsidRPr="00DC4EC6">
                <w:rPr>
                  <w:rFonts w:ascii="Arial" w:eastAsia="Arial" w:hAnsi="Arial" w:cs="Arial"/>
                  <w:b/>
                  <w:bCs/>
                  <w:sz w:val="24"/>
                  <w:szCs w:val="24"/>
                </w:rPr>
                <w:t>Link:</w:t>
              </w:r>
              <w:r>
                <w:rPr>
                  <w:rFonts w:ascii="Arial" w:eastAsia="Arial" w:hAnsi="Arial" w:cs="Arial"/>
                  <w:b/>
                  <w:bCs/>
                  <w:sz w:val="24"/>
                  <w:szCs w:val="24"/>
                </w:rPr>
                <w:t xml:space="preserve"> </w:t>
              </w:r>
              <w:r w:rsidRPr="00CE5868">
                <w:rPr>
                  <w:rFonts w:ascii="Arial" w:eastAsia="Arial" w:hAnsi="Arial" w:cs="Arial"/>
                  <w:b/>
                  <w:bCs/>
                  <w:sz w:val="24"/>
                  <w:szCs w:val="24"/>
                </w:rPr>
                <w:t>https://data.mendeley.com/datasets/nv3rkn24zv/1</w:t>
              </w:r>
            </w:ins>
          </w:p>
        </w:tc>
      </w:tr>
      <w:tr w:rsidR="00944E48" w14:paraId="0B39A0CA" w14:textId="13B30580" w:rsidTr="00944E48">
        <w:trPr>
          <w:trHeight w:val="1290"/>
          <w:trPrChange w:id="353"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354"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1435B3B3" w14:textId="77777777" w:rsidR="00944E48" w:rsidRDefault="00944E48">
            <w:pPr>
              <w:spacing w:after="0" w:line="276" w:lineRule="auto"/>
              <w:jc w:val="both"/>
              <w:rPr>
                <w:rFonts w:ascii="Arial" w:eastAsia="Arial" w:hAnsi="Arial" w:cs="Arial"/>
                <w:b/>
                <w:bCs/>
              </w:rPr>
            </w:pPr>
            <w:r>
              <w:rPr>
                <w:rFonts w:ascii="Arial" w:eastAsia="Arial" w:hAnsi="Arial" w:cs="Arial"/>
                <w:b/>
                <w:bCs/>
              </w:rPr>
              <w:t>13.</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55"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6B3BA028" w14:textId="77777777" w:rsidR="00944E48" w:rsidRDefault="00944E48">
            <w:pPr>
              <w:spacing w:after="0" w:line="276" w:lineRule="auto"/>
              <w:jc w:val="both"/>
              <w:rPr>
                <w:rFonts w:ascii="Arial" w:eastAsia="Arial" w:hAnsi="Arial" w:cs="Arial"/>
                <w:b/>
                <w:bCs/>
              </w:rPr>
            </w:pPr>
            <w:r>
              <w:rPr>
                <w:rFonts w:ascii="Arial" w:eastAsia="Arial" w:hAnsi="Arial" w:cs="Arial"/>
                <w:b/>
                <w:bCs/>
              </w:rPr>
              <w:t>Electric motorcycle daily</w:t>
            </w:r>
          </w:p>
          <w:p w14:paraId="697C1F55" w14:textId="77777777" w:rsidR="00944E48" w:rsidRDefault="00944E48">
            <w:pPr>
              <w:spacing w:after="0" w:line="276" w:lineRule="auto"/>
              <w:jc w:val="both"/>
              <w:rPr>
                <w:rFonts w:ascii="Arial" w:eastAsia="Arial" w:hAnsi="Arial" w:cs="Arial"/>
                <w:b/>
                <w:bCs/>
              </w:rPr>
            </w:pPr>
            <w:r>
              <w:rPr>
                <w:rFonts w:ascii="Arial" w:eastAsia="Arial" w:hAnsi="Arial" w:cs="Arial"/>
                <w:b/>
                <w:bCs/>
              </w:rPr>
              <w:t>operations</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56"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59CAE302"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Daily aggregated operational and financial metrics combining rider distance, road durations, revenue, maintenance, and charging energy costs.</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57"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5773A97A"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Serves as the commercial viability assessment for evaluating unit economics, business model comparisons, and operator affordability.</w:t>
            </w:r>
          </w:p>
        </w:tc>
        <w:tc>
          <w:tcPr>
            <w:tcW w:w="3420" w:type="dxa"/>
            <w:tcBorders>
              <w:top w:val="nil"/>
              <w:left w:val="nil"/>
              <w:bottom w:val="single" w:sz="6" w:space="0" w:color="9CC2E5"/>
              <w:right w:val="single" w:sz="6" w:space="0" w:color="9CC2E5"/>
            </w:tcBorders>
            <w:shd w:val="clear" w:color="auto" w:fill="DEEAF6"/>
            <w:tcPrChange w:id="358"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3FF683F8" w14:textId="77777777" w:rsidR="00CE5868" w:rsidRDefault="00CE5868" w:rsidP="00CE5868">
            <w:pPr>
              <w:spacing w:after="0" w:line="276" w:lineRule="auto"/>
              <w:jc w:val="both"/>
              <w:rPr>
                <w:ins w:id="359" w:author="Kenneth Nyangweso" w:date="2026-10-06T11:00:00Z" w16du:dateUtc="2026-10-06T08:00:00Z"/>
                <w:rFonts w:ascii="Arial" w:eastAsia="Arial" w:hAnsi="Arial" w:cs="Arial"/>
                <w:sz w:val="24"/>
                <w:szCs w:val="24"/>
              </w:rPr>
            </w:pPr>
            <w:ins w:id="360" w:author="Kenneth Nyangweso" w:date="2026-10-06T11:00:00Z" w16du:dateUtc="2026-10-06T08:00:00Z">
              <w:r w:rsidRPr="00CE5868">
                <w:rPr>
                  <w:rFonts w:ascii="Arial" w:eastAsia="Arial" w:hAnsi="Arial" w:cs="Arial"/>
                  <w:b/>
                  <w:bCs/>
                  <w:sz w:val="24"/>
                  <w:szCs w:val="24"/>
                </w:rPr>
                <w:t>Derived:</w:t>
              </w:r>
              <w:r w:rsidRPr="00CE5868">
                <w:rPr>
                  <w:rFonts w:ascii="Arial" w:eastAsia="Arial" w:hAnsi="Arial" w:cs="Arial"/>
                  <w:sz w:val="24"/>
                  <w:szCs w:val="24"/>
                </w:rPr>
                <w:t xml:space="preserve"> Secured from published digital vehicle tracking and transport telematics empirical research studies online.</w:t>
              </w:r>
            </w:ins>
          </w:p>
          <w:p w14:paraId="55E6BDB1" w14:textId="6F31A62B" w:rsidR="00944E48" w:rsidRDefault="00CE5868" w:rsidP="00CE5868">
            <w:pPr>
              <w:spacing w:after="0" w:line="276" w:lineRule="auto"/>
              <w:jc w:val="both"/>
              <w:rPr>
                <w:rFonts w:ascii="Arial" w:eastAsia="Arial" w:hAnsi="Arial" w:cs="Arial"/>
                <w:sz w:val="24"/>
                <w:szCs w:val="24"/>
              </w:rPr>
            </w:pPr>
            <w:ins w:id="361" w:author="Kenneth Nyangweso" w:date="2026-10-06T11:00:00Z" w16du:dateUtc="2026-10-06T08:00:00Z">
              <w:r w:rsidRPr="00DC4EC6">
                <w:rPr>
                  <w:rFonts w:ascii="Arial" w:eastAsia="Arial" w:hAnsi="Arial" w:cs="Arial"/>
                  <w:b/>
                  <w:bCs/>
                  <w:sz w:val="24"/>
                  <w:szCs w:val="24"/>
                </w:rPr>
                <w:t>Link:</w:t>
              </w:r>
              <w:r>
                <w:rPr>
                  <w:rFonts w:ascii="Arial" w:eastAsia="Arial" w:hAnsi="Arial" w:cs="Arial"/>
                  <w:b/>
                  <w:bCs/>
                  <w:sz w:val="24"/>
                  <w:szCs w:val="24"/>
                </w:rPr>
                <w:t xml:space="preserve"> </w:t>
              </w:r>
              <w:r w:rsidRPr="00CE5868">
                <w:rPr>
                  <w:rFonts w:ascii="Arial" w:eastAsia="Arial" w:hAnsi="Arial" w:cs="Arial"/>
                  <w:b/>
                  <w:bCs/>
                  <w:sz w:val="24"/>
                  <w:szCs w:val="24"/>
                </w:rPr>
                <w:t>https://data.mendeley.com/datasets/nv3rkn24zv/1</w:t>
              </w:r>
            </w:ins>
          </w:p>
        </w:tc>
      </w:tr>
      <w:tr w:rsidR="00944E48" w14:paraId="005B93F8" w14:textId="10080000" w:rsidTr="00944E48">
        <w:trPr>
          <w:trHeight w:val="1290"/>
          <w:trPrChange w:id="362"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363"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3CDA1556" w14:textId="77777777" w:rsidR="00944E48" w:rsidRDefault="00944E48">
            <w:pPr>
              <w:spacing w:after="0" w:line="276" w:lineRule="auto"/>
              <w:jc w:val="both"/>
              <w:rPr>
                <w:rFonts w:ascii="Arial" w:eastAsia="Arial" w:hAnsi="Arial" w:cs="Arial"/>
                <w:b/>
                <w:bCs/>
              </w:rPr>
            </w:pPr>
            <w:r>
              <w:rPr>
                <w:rFonts w:ascii="Arial" w:eastAsia="Arial" w:hAnsi="Arial" w:cs="Arial"/>
                <w:b/>
                <w:bCs/>
              </w:rPr>
              <w:t>14.</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364"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157167AD" w14:textId="77777777" w:rsidR="00944E48" w:rsidRDefault="00944E48">
            <w:pPr>
              <w:spacing w:after="0" w:line="276" w:lineRule="auto"/>
              <w:jc w:val="both"/>
              <w:rPr>
                <w:rFonts w:ascii="Arial" w:eastAsia="Arial" w:hAnsi="Arial" w:cs="Arial"/>
                <w:b/>
                <w:bCs/>
              </w:rPr>
            </w:pPr>
            <w:r>
              <w:rPr>
                <w:rFonts w:ascii="Arial" w:eastAsia="Arial" w:hAnsi="Arial" w:cs="Arial"/>
                <w:b/>
                <w:bCs/>
              </w:rPr>
              <w:t>Electric motorcycle trip data</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365"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AA30CBF"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High-resolution micro-level trip segment dataset detailing exact route paths, spatial coordinates, timestamps, and speed profiles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366"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1C2CDE5F"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Serves as the primary spatial and operational analytics engine for infrastructure location selection and utility grid load profiling.</w:t>
            </w:r>
          </w:p>
        </w:tc>
        <w:tc>
          <w:tcPr>
            <w:tcW w:w="3420" w:type="dxa"/>
            <w:tcBorders>
              <w:top w:val="nil"/>
              <w:left w:val="nil"/>
              <w:bottom w:val="single" w:sz="6" w:space="0" w:color="9CC2E5"/>
              <w:right w:val="single" w:sz="6" w:space="0" w:color="9CC2E5"/>
            </w:tcBorders>
            <w:tcPrChange w:id="367" w:author="Kenneth Nyangweso" w:date="2026-10-06T10:47:00Z" w16du:dateUtc="2026-10-06T07:47:00Z">
              <w:tcPr>
                <w:tcW w:w="3420" w:type="dxa"/>
                <w:tcBorders>
                  <w:top w:val="nil"/>
                  <w:left w:val="nil"/>
                  <w:bottom w:val="single" w:sz="6" w:space="0" w:color="9CC2E5"/>
                  <w:right w:val="single" w:sz="6" w:space="0" w:color="9CC2E5"/>
                </w:tcBorders>
              </w:tcPr>
            </w:tcPrChange>
          </w:tcPr>
          <w:p w14:paraId="7A6218E6" w14:textId="77777777" w:rsidR="00CE5868" w:rsidRDefault="00CE5868" w:rsidP="00CE5868">
            <w:pPr>
              <w:spacing w:after="0" w:line="276" w:lineRule="auto"/>
              <w:jc w:val="both"/>
              <w:rPr>
                <w:ins w:id="368" w:author="Kenneth Nyangweso" w:date="2026-10-06T11:00:00Z" w16du:dateUtc="2026-10-06T08:00:00Z"/>
                <w:rFonts w:ascii="Arial" w:eastAsia="Arial" w:hAnsi="Arial" w:cs="Arial"/>
                <w:sz w:val="24"/>
                <w:szCs w:val="24"/>
              </w:rPr>
            </w:pPr>
            <w:ins w:id="369" w:author="Kenneth Nyangweso" w:date="2026-10-06T11:00:00Z" w16du:dateUtc="2026-10-06T08:00:00Z">
              <w:r w:rsidRPr="00CE5868">
                <w:rPr>
                  <w:rFonts w:ascii="Arial" w:eastAsia="Arial" w:hAnsi="Arial" w:cs="Arial"/>
                  <w:b/>
                  <w:bCs/>
                  <w:sz w:val="24"/>
                  <w:szCs w:val="24"/>
                </w:rPr>
                <w:t>Derived:</w:t>
              </w:r>
              <w:r w:rsidRPr="00CE5868">
                <w:rPr>
                  <w:rFonts w:ascii="Arial" w:eastAsia="Arial" w:hAnsi="Arial" w:cs="Arial"/>
                  <w:sz w:val="24"/>
                  <w:szCs w:val="24"/>
                </w:rPr>
                <w:t xml:space="preserve"> Secured from published digital vehicle tracking and transport telematics empirical research studies online.</w:t>
              </w:r>
            </w:ins>
          </w:p>
          <w:p w14:paraId="1DF4CB88" w14:textId="20623993" w:rsidR="00944E48" w:rsidRDefault="00CE5868" w:rsidP="00CE5868">
            <w:pPr>
              <w:spacing w:after="0" w:line="276" w:lineRule="auto"/>
              <w:jc w:val="both"/>
              <w:rPr>
                <w:rFonts w:ascii="Arial" w:eastAsia="Arial" w:hAnsi="Arial" w:cs="Arial"/>
                <w:sz w:val="24"/>
                <w:szCs w:val="24"/>
              </w:rPr>
            </w:pPr>
            <w:ins w:id="370" w:author="Kenneth Nyangweso" w:date="2026-10-06T11:00:00Z" w16du:dateUtc="2026-10-06T08:00:00Z">
              <w:r w:rsidRPr="00DC4EC6">
                <w:rPr>
                  <w:rFonts w:ascii="Arial" w:eastAsia="Arial" w:hAnsi="Arial" w:cs="Arial"/>
                  <w:b/>
                  <w:bCs/>
                  <w:sz w:val="24"/>
                  <w:szCs w:val="24"/>
                </w:rPr>
                <w:t>Link:</w:t>
              </w:r>
              <w:r>
                <w:rPr>
                  <w:rFonts w:ascii="Arial" w:eastAsia="Arial" w:hAnsi="Arial" w:cs="Arial"/>
                  <w:b/>
                  <w:bCs/>
                  <w:sz w:val="24"/>
                  <w:szCs w:val="24"/>
                </w:rPr>
                <w:t xml:space="preserve"> </w:t>
              </w:r>
              <w:r w:rsidRPr="00CE5868">
                <w:rPr>
                  <w:rFonts w:ascii="Arial" w:eastAsia="Arial" w:hAnsi="Arial" w:cs="Arial"/>
                  <w:b/>
                  <w:bCs/>
                  <w:sz w:val="24"/>
                  <w:szCs w:val="24"/>
                </w:rPr>
                <w:t>https://data.mendeley.com/datasets/nv3rkn24zv/1</w:t>
              </w:r>
            </w:ins>
          </w:p>
        </w:tc>
      </w:tr>
      <w:tr w:rsidR="00944E48" w14:paraId="354AD8A2" w14:textId="5330D77A" w:rsidTr="00944E48">
        <w:trPr>
          <w:trHeight w:val="1035"/>
          <w:trPrChange w:id="371"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372"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54484013" w14:textId="77777777" w:rsidR="00944E48" w:rsidRDefault="00944E48">
            <w:pPr>
              <w:spacing w:after="0" w:line="276" w:lineRule="auto"/>
              <w:jc w:val="both"/>
              <w:rPr>
                <w:rFonts w:ascii="Arial" w:eastAsia="Arial" w:hAnsi="Arial" w:cs="Arial"/>
                <w:b/>
                <w:bCs/>
              </w:rPr>
            </w:pPr>
            <w:r>
              <w:rPr>
                <w:rFonts w:ascii="Arial" w:eastAsia="Arial" w:hAnsi="Arial" w:cs="Arial"/>
                <w:b/>
                <w:bCs/>
              </w:rPr>
              <w:t>15.</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73"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2CEEE78" w14:textId="77777777" w:rsidR="00944E48" w:rsidRDefault="00944E48">
            <w:pPr>
              <w:spacing w:after="0" w:line="276" w:lineRule="auto"/>
              <w:jc w:val="both"/>
              <w:rPr>
                <w:rFonts w:ascii="Arial" w:eastAsia="Arial" w:hAnsi="Arial" w:cs="Arial"/>
                <w:b/>
                <w:bCs/>
              </w:rPr>
            </w:pPr>
            <w:r>
              <w:rPr>
                <w:rFonts w:ascii="Arial" w:eastAsia="Arial" w:hAnsi="Arial" w:cs="Arial"/>
                <w:b/>
                <w:bCs/>
              </w:rPr>
              <w:t>Main Sheet (Africa EV Readiness)</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74"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079F6A75" w14:textId="08CE2537" w:rsidR="00944E48" w:rsidRDefault="00944E48">
            <w:pPr>
              <w:spacing w:after="0" w:line="276" w:lineRule="auto"/>
              <w:jc w:val="both"/>
              <w:rPr>
                <w:rFonts w:ascii="Arial" w:eastAsia="Arial" w:hAnsi="Arial" w:cs="Arial"/>
                <w:sz w:val="24"/>
                <w:szCs w:val="24"/>
              </w:rPr>
            </w:pPr>
            <w:ins w:id="375" w:author="Kenneth Nyangweso" w:date="2026-10-06T09:43:00Z">
              <w:r w:rsidRPr="00ED5194">
                <w:rPr>
                  <w:rFonts w:ascii="Arial" w:eastAsia="Arial" w:hAnsi="Arial" w:cs="Arial"/>
                  <w:sz w:val="24"/>
                  <w:szCs w:val="24"/>
                </w:rPr>
                <w:t>Master repository aggregating the 16 readiness, impact, and macroeconomic indicator scores (derived from the sub-sheets) across all 54 African nations.</w:t>
              </w:r>
            </w:ins>
            <w:del w:id="376" w:author="Kenneth Nyangweso" w:date="2026-10-06T09:43:00Z" w16du:dateUtc="2026-10-06T06:43:00Z">
              <w:r w:rsidDel="00ED5194">
                <w:rPr>
                  <w:rFonts w:ascii="Arial" w:eastAsia="Arial" w:hAnsi="Arial" w:cs="Arial"/>
                  <w:sz w:val="24"/>
                  <w:szCs w:val="24"/>
                </w:rPr>
                <w:delText xml:space="preserve">Master repository aggregating </w:delText>
              </w:r>
              <w:commentRangeStart w:id="377"/>
              <w:commentRangeStart w:id="378"/>
              <w:r w:rsidDel="00ED5194">
                <w:rPr>
                  <w:rFonts w:ascii="Arial" w:eastAsia="Arial" w:hAnsi="Arial" w:cs="Arial"/>
                  <w:sz w:val="24"/>
                  <w:szCs w:val="24"/>
                </w:rPr>
                <w:delText xml:space="preserve">16 readiness </w:delText>
              </w:r>
              <w:commentRangeEnd w:id="377"/>
              <w:r w:rsidDel="00ED5194">
                <w:rPr>
                  <w:rStyle w:val="CommentReference"/>
                  <w:rFonts w:ascii="Arial" w:eastAsia="Arial" w:hAnsi="Arial" w:cs="Arial"/>
                  <w:sz w:val="24"/>
                  <w:szCs w:val="24"/>
                </w:rPr>
                <w:commentReference w:id="377"/>
              </w:r>
              <w:commentRangeEnd w:id="378"/>
              <w:r w:rsidR="00ED5194" w:rsidDel="00ED5194">
                <w:rPr>
                  <w:rStyle w:val="CommentReference"/>
                  <w:rFonts w:ascii="Arial" w:eastAsia="Arial" w:hAnsi="Arial" w:cs="Arial"/>
                  <w:sz w:val="24"/>
                  <w:szCs w:val="24"/>
                </w:rPr>
                <w:commentReference w:id="378"/>
              </w:r>
              <w:r w:rsidDel="00ED5194">
                <w:rPr>
                  <w:rFonts w:ascii="Arial" w:eastAsia="Arial" w:hAnsi="Arial" w:cs="Arial"/>
                  <w:sz w:val="24"/>
                  <w:szCs w:val="24"/>
                </w:rPr>
                <w:delText>and impact indicator scores across all 54 African nations</w:delText>
              </w:r>
            </w:del>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379"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09C3BD89"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Acts as the primary underlying database feeding all summary rankings, benchmarking figures, and strategic report frameworks.</w:t>
            </w:r>
          </w:p>
        </w:tc>
        <w:tc>
          <w:tcPr>
            <w:tcW w:w="3420" w:type="dxa"/>
            <w:tcBorders>
              <w:top w:val="nil"/>
              <w:left w:val="nil"/>
              <w:bottom w:val="single" w:sz="6" w:space="0" w:color="9CC2E5"/>
              <w:right w:val="single" w:sz="6" w:space="0" w:color="9CC2E5"/>
            </w:tcBorders>
            <w:shd w:val="clear" w:color="auto" w:fill="DEEAF6"/>
            <w:tcPrChange w:id="380"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3DA3246B" w14:textId="1B5CC1F8" w:rsidR="00944E48" w:rsidRDefault="00CE5868">
            <w:pPr>
              <w:spacing w:after="0" w:line="276" w:lineRule="auto"/>
              <w:jc w:val="both"/>
              <w:rPr>
                <w:ins w:id="381" w:author="Kenneth Nyangweso" w:date="2026-10-06T11:02:00Z" w16du:dateUtc="2026-10-06T08:02:00Z"/>
                <w:rFonts w:ascii="Arial" w:eastAsia="Arial" w:hAnsi="Arial" w:cs="Arial"/>
                <w:sz w:val="24"/>
                <w:szCs w:val="24"/>
              </w:rPr>
            </w:pPr>
            <w:ins w:id="382" w:author="Kenneth Nyangweso" w:date="2026-10-06T11:02:00Z">
              <w:r w:rsidRPr="00CE5868">
                <w:rPr>
                  <w:rFonts w:ascii="Arial" w:eastAsia="Arial" w:hAnsi="Arial" w:cs="Arial"/>
                  <w:b/>
                  <w:bCs/>
                  <w:sz w:val="24"/>
                  <w:szCs w:val="24"/>
                </w:rPr>
                <w:t>Acquired:</w:t>
              </w:r>
              <w:r w:rsidRPr="00CE5868">
                <w:rPr>
                  <w:rFonts w:ascii="Arial" w:eastAsia="Arial" w:hAnsi="Arial" w:cs="Arial"/>
                  <w:sz w:val="24"/>
                  <w:szCs w:val="24"/>
                </w:rPr>
                <w:t xml:space="preserve"> Pre-compiled multi-sheet workbook sourced from the </w:t>
              </w:r>
              <w:r w:rsidRPr="00CE5868">
                <w:rPr>
                  <w:rFonts w:ascii="Arial" w:eastAsia="Arial" w:hAnsi="Arial" w:cs="Arial"/>
                  <w:sz w:val="24"/>
                  <w:szCs w:val="24"/>
                </w:rPr>
                <w:fldChar w:fldCharType="begin"/>
              </w:r>
              <w:r w:rsidRPr="00CE5868">
                <w:rPr>
                  <w:rFonts w:ascii="Arial" w:eastAsia="Arial" w:hAnsi="Arial" w:cs="Arial"/>
                  <w:sz w:val="24"/>
                  <w:szCs w:val="24"/>
                </w:rPr>
                <w:instrText>HYPERLINK "https://energyforgrowth.org/" \t "_blank"</w:instrText>
              </w:r>
              <w:r w:rsidRPr="00CE5868">
                <w:rPr>
                  <w:rFonts w:ascii="Arial" w:eastAsia="Arial" w:hAnsi="Arial" w:cs="Arial"/>
                  <w:sz w:val="24"/>
                  <w:szCs w:val="24"/>
                </w:rPr>
              </w:r>
              <w:r w:rsidRPr="00CE5868">
                <w:rPr>
                  <w:rFonts w:ascii="Arial" w:eastAsia="Arial" w:hAnsi="Arial" w:cs="Arial"/>
                  <w:sz w:val="24"/>
                  <w:szCs w:val="24"/>
                </w:rPr>
                <w:fldChar w:fldCharType="separate"/>
              </w:r>
              <w:r w:rsidRPr="00CE5868">
                <w:rPr>
                  <w:rStyle w:val="Hyperlink"/>
                  <w:rFonts w:ascii="Arial" w:eastAsia="Arial" w:hAnsi="Arial" w:cs="Arial"/>
                  <w:sz w:val="24"/>
                  <w:szCs w:val="24"/>
                </w:rPr>
                <w:t>Energy for Growth Hub</w:t>
              </w:r>
            </w:ins>
            <w:ins w:id="383" w:author="Kenneth Nyangweso" w:date="2026-10-06T11:02:00Z" w16du:dateUtc="2026-10-06T08:02:00Z">
              <w:r w:rsidRPr="00CE5868">
                <w:rPr>
                  <w:rFonts w:ascii="Arial" w:eastAsia="Arial" w:hAnsi="Arial" w:cs="Arial"/>
                  <w:sz w:val="24"/>
                  <w:szCs w:val="24"/>
                </w:rPr>
                <w:fldChar w:fldCharType="end"/>
              </w:r>
            </w:ins>
            <w:ins w:id="384" w:author="Kenneth Nyangweso" w:date="2026-10-06T11:02:00Z">
              <w:r w:rsidRPr="00CE5868">
                <w:rPr>
                  <w:rFonts w:ascii="Arial" w:eastAsia="Arial" w:hAnsi="Arial" w:cs="Arial"/>
                  <w:sz w:val="24"/>
                  <w:szCs w:val="24"/>
                </w:rPr>
                <w:t>.</w:t>
              </w:r>
            </w:ins>
          </w:p>
          <w:p w14:paraId="35979187" w14:textId="77777777" w:rsidR="00CE5868" w:rsidRPr="00CE5868" w:rsidRDefault="00CE5868">
            <w:pPr>
              <w:spacing w:after="0" w:line="276" w:lineRule="auto"/>
              <w:jc w:val="both"/>
              <w:rPr>
                <w:ins w:id="385" w:author="Kenneth Nyangweso" w:date="2026-10-06T11:03:00Z" w16du:dateUtc="2026-10-06T08:03:00Z"/>
                <w:rFonts w:ascii="Arial" w:eastAsia="Arial" w:hAnsi="Arial" w:cs="Arial"/>
                <w:b/>
                <w:bCs/>
                <w:sz w:val="24"/>
                <w:szCs w:val="24"/>
                <w:rPrChange w:id="386" w:author="Kenneth Nyangweso" w:date="2026-10-06T11:03:00Z" w16du:dateUtc="2026-10-06T08:03:00Z">
                  <w:rPr>
                    <w:ins w:id="387" w:author="Kenneth Nyangweso" w:date="2026-10-06T11:03:00Z" w16du:dateUtc="2026-10-06T08:03:00Z"/>
                    <w:rFonts w:ascii="Arial" w:eastAsia="Arial" w:hAnsi="Arial" w:cs="Arial"/>
                    <w:sz w:val="24"/>
                    <w:szCs w:val="24"/>
                  </w:rPr>
                </w:rPrChange>
              </w:rPr>
            </w:pPr>
            <w:ins w:id="388" w:author="Kenneth Nyangweso" w:date="2026-10-06T11:03:00Z" w16du:dateUtc="2026-10-06T08:03:00Z">
              <w:r w:rsidRPr="00CE5868">
                <w:rPr>
                  <w:rFonts w:ascii="Arial" w:eastAsia="Arial" w:hAnsi="Arial" w:cs="Arial"/>
                  <w:b/>
                  <w:bCs/>
                  <w:sz w:val="24"/>
                  <w:szCs w:val="24"/>
                  <w:rPrChange w:id="389" w:author="Kenneth Nyangweso" w:date="2026-10-06T11:03:00Z" w16du:dateUtc="2026-10-06T08:03:00Z">
                    <w:rPr>
                      <w:rFonts w:ascii="Arial" w:eastAsia="Arial" w:hAnsi="Arial" w:cs="Arial"/>
                      <w:sz w:val="24"/>
                      <w:szCs w:val="24"/>
                    </w:rPr>
                  </w:rPrChange>
                </w:rPr>
                <w:t>Link:</w:t>
              </w:r>
            </w:ins>
          </w:p>
          <w:p w14:paraId="540F5574" w14:textId="66D93372" w:rsidR="00CE5868" w:rsidRDefault="00CE5868">
            <w:pPr>
              <w:spacing w:after="0" w:line="276" w:lineRule="auto"/>
              <w:jc w:val="both"/>
              <w:rPr>
                <w:ins w:id="390" w:author="Kenneth Nyangweso" w:date="2026-10-06T11:02:00Z" w16du:dateUtc="2026-10-06T08:02:00Z"/>
                <w:rFonts w:ascii="Arial" w:eastAsia="Arial" w:hAnsi="Arial" w:cs="Arial"/>
                <w:sz w:val="24"/>
                <w:szCs w:val="24"/>
              </w:rPr>
            </w:pPr>
            <w:ins w:id="391" w:author="Kenneth Nyangweso" w:date="2026-10-06T11:02:00Z" w16du:dateUtc="2026-10-06T08:02:00Z">
              <w:r w:rsidRPr="00CE5868">
                <w:rPr>
                  <w:rFonts w:ascii="Arial" w:eastAsia="Arial" w:hAnsi="Arial" w:cs="Arial"/>
                  <w:sz w:val="24"/>
                  <w:szCs w:val="24"/>
                </w:rPr>
                <w:t>https://energyforgrowth.org/article/2025-update-africa-ev-readiness-and-impact-index/</w:t>
              </w:r>
            </w:ins>
          </w:p>
          <w:p w14:paraId="13C75092" w14:textId="77777777" w:rsidR="00CE5868" w:rsidRPr="00CE5868" w:rsidRDefault="00CE5868" w:rsidP="00CE5868">
            <w:pPr>
              <w:rPr>
                <w:rFonts w:ascii="Arial" w:eastAsia="Arial" w:hAnsi="Arial" w:cs="Arial"/>
                <w:sz w:val="24"/>
                <w:szCs w:val="24"/>
              </w:rPr>
              <w:pPrChange w:id="392" w:author="Kenneth Nyangweso" w:date="2026-10-06T11:02:00Z" w16du:dateUtc="2026-10-06T08:02:00Z">
                <w:pPr>
                  <w:spacing w:after="0" w:line="276" w:lineRule="auto"/>
                  <w:jc w:val="both"/>
                </w:pPr>
              </w:pPrChange>
            </w:pPr>
          </w:p>
        </w:tc>
      </w:tr>
      <w:tr w:rsidR="00944E48" w14:paraId="7F3704D4" w14:textId="606A9E12" w:rsidTr="00944E48">
        <w:trPr>
          <w:trHeight w:val="1035"/>
          <w:trPrChange w:id="393"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394"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13658A9B" w14:textId="77777777" w:rsidR="00944E48" w:rsidRDefault="00944E48">
            <w:pPr>
              <w:spacing w:after="0" w:line="276" w:lineRule="auto"/>
              <w:jc w:val="both"/>
              <w:rPr>
                <w:rFonts w:ascii="Arial" w:eastAsia="Arial" w:hAnsi="Arial" w:cs="Arial"/>
                <w:b/>
                <w:bCs/>
              </w:rPr>
            </w:pPr>
            <w:r>
              <w:rPr>
                <w:rFonts w:ascii="Arial" w:eastAsia="Arial" w:hAnsi="Arial" w:cs="Arial"/>
                <w:b/>
                <w:bCs/>
              </w:rPr>
              <w:t>16.</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395"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9832849" w14:textId="77777777" w:rsidR="00944E48" w:rsidRDefault="00944E48">
            <w:pPr>
              <w:spacing w:after="0" w:line="276" w:lineRule="auto"/>
              <w:jc w:val="both"/>
              <w:rPr>
                <w:rFonts w:ascii="Arial" w:eastAsia="Arial" w:hAnsi="Arial" w:cs="Arial"/>
                <w:b/>
                <w:bCs/>
              </w:rPr>
            </w:pPr>
            <w:r>
              <w:rPr>
                <w:rFonts w:ascii="Arial" w:eastAsia="Arial" w:hAnsi="Arial" w:cs="Arial"/>
                <w:b/>
                <w:bCs/>
              </w:rPr>
              <w:t>EV Incentives</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396"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77AD5966"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Inventory of legislative and regulatory incentives adopted by national and sub-national African governments through 2023.</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397"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504B98F0"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Supplies qualitative evidence for the Enabling Policies indicator component within the master Readiness score</w:t>
            </w:r>
          </w:p>
        </w:tc>
        <w:tc>
          <w:tcPr>
            <w:tcW w:w="3420" w:type="dxa"/>
            <w:tcBorders>
              <w:top w:val="nil"/>
              <w:left w:val="nil"/>
              <w:bottom w:val="single" w:sz="6" w:space="0" w:color="9CC2E5"/>
              <w:right w:val="single" w:sz="6" w:space="0" w:color="9CC2E5"/>
            </w:tcBorders>
            <w:tcPrChange w:id="398" w:author="Kenneth Nyangweso" w:date="2026-10-06T10:47:00Z" w16du:dateUtc="2026-10-06T07:47:00Z">
              <w:tcPr>
                <w:tcW w:w="3420" w:type="dxa"/>
                <w:tcBorders>
                  <w:top w:val="nil"/>
                  <w:left w:val="nil"/>
                  <w:bottom w:val="single" w:sz="6" w:space="0" w:color="9CC2E5"/>
                  <w:right w:val="single" w:sz="6" w:space="0" w:color="9CC2E5"/>
                </w:tcBorders>
              </w:tcPr>
            </w:tcPrChange>
          </w:tcPr>
          <w:p w14:paraId="753EF8BE" w14:textId="1E6FC349" w:rsidR="00944E48" w:rsidRDefault="00CE5868">
            <w:pPr>
              <w:spacing w:after="0" w:line="276" w:lineRule="auto"/>
              <w:jc w:val="both"/>
              <w:rPr>
                <w:rFonts w:ascii="Arial" w:eastAsia="Arial" w:hAnsi="Arial" w:cs="Arial"/>
                <w:sz w:val="24"/>
                <w:szCs w:val="24"/>
              </w:rPr>
            </w:pPr>
            <w:ins w:id="399"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382F9039" w14:textId="0BD999EC" w:rsidTr="00944E48">
        <w:trPr>
          <w:trHeight w:val="1035"/>
          <w:trPrChange w:id="400"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401"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7CC12A74" w14:textId="77777777" w:rsidR="00944E48" w:rsidRDefault="00944E48">
            <w:pPr>
              <w:spacing w:after="0" w:line="276" w:lineRule="auto"/>
              <w:jc w:val="both"/>
              <w:rPr>
                <w:rFonts w:ascii="Arial" w:eastAsia="Arial" w:hAnsi="Arial" w:cs="Arial"/>
                <w:b/>
                <w:bCs/>
              </w:rPr>
            </w:pPr>
            <w:r>
              <w:rPr>
                <w:rFonts w:ascii="Arial" w:eastAsia="Arial" w:hAnsi="Arial" w:cs="Arial"/>
                <w:b/>
                <w:bCs/>
              </w:rPr>
              <w:lastRenderedPageBreak/>
              <w:t>17.</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02"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1986A4A5" w14:textId="517D518A" w:rsidR="00944E48" w:rsidDel="00ED5194" w:rsidRDefault="00944E48">
            <w:pPr>
              <w:spacing w:after="0" w:line="276" w:lineRule="auto"/>
              <w:jc w:val="both"/>
              <w:rPr>
                <w:del w:id="403" w:author="Kenneth Nyangweso" w:date="2026-10-06T09:45:00Z" w16du:dateUtc="2026-10-06T06:45:00Z"/>
                <w:rFonts w:ascii="Arial" w:eastAsia="Arial" w:hAnsi="Arial" w:cs="Arial"/>
                <w:b/>
                <w:bCs/>
              </w:rPr>
            </w:pPr>
            <w:ins w:id="404" w:author="Kenneth Nyangweso" w:date="2026-10-06T09:45:00Z">
              <w:r w:rsidRPr="00ED5194">
                <w:rPr>
                  <w:rFonts w:ascii="Arial" w:eastAsia="Arial" w:hAnsi="Arial" w:cs="Arial"/>
                  <w:b/>
                  <w:bCs/>
                </w:rPr>
                <w:t>Quantitative EV Adoption Scenario Modeling (EAC Targets vs. Accelerated Pathways)</w:t>
              </w:r>
            </w:ins>
            <w:del w:id="405" w:author="Kenneth Nyangweso" w:date="2026-10-06T09:45:00Z" w16du:dateUtc="2026-10-06T06:45:00Z">
              <w:r w:rsidDel="00ED5194">
                <w:rPr>
                  <w:rFonts w:ascii="Arial" w:eastAsia="Arial" w:hAnsi="Arial" w:cs="Arial"/>
                  <w:b/>
                  <w:bCs/>
                </w:rPr>
                <w:delText>Additional Generation for</w:delText>
              </w:r>
            </w:del>
          </w:p>
          <w:p w14:paraId="5D671532" w14:textId="1824A93D" w:rsidR="00944E48" w:rsidRDefault="00944E48">
            <w:pPr>
              <w:spacing w:after="0" w:line="276" w:lineRule="auto"/>
              <w:jc w:val="both"/>
              <w:rPr>
                <w:rFonts w:ascii="Arial" w:eastAsia="Arial" w:hAnsi="Arial" w:cs="Arial"/>
                <w:b/>
                <w:bCs/>
              </w:rPr>
            </w:pPr>
            <w:del w:id="406" w:author="Kenneth Nyangweso" w:date="2026-10-06T09:45:00Z" w16du:dateUtc="2026-10-06T06:45:00Z">
              <w:r w:rsidDel="00ED5194">
                <w:rPr>
                  <w:rFonts w:ascii="Arial" w:eastAsia="Arial" w:hAnsi="Arial" w:cs="Arial"/>
                  <w:b/>
                  <w:bCs/>
                </w:rPr>
                <w:delText>30% E</w:delText>
              </w:r>
            </w:del>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07"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56A51566" w14:textId="662ECF0F" w:rsidR="00944E48" w:rsidRDefault="00944E48">
            <w:pPr>
              <w:spacing w:after="0" w:line="276" w:lineRule="auto"/>
              <w:jc w:val="both"/>
              <w:rPr>
                <w:rFonts w:ascii="Arial" w:eastAsia="Arial" w:hAnsi="Arial" w:cs="Arial"/>
                <w:sz w:val="24"/>
                <w:szCs w:val="24"/>
              </w:rPr>
            </w:pPr>
            <w:ins w:id="408" w:author="Kenneth Nyangweso" w:date="2026-10-06T09:45:00Z">
              <w:r w:rsidRPr="00ED5194">
                <w:rPr>
                  <w:rFonts w:ascii="Arial" w:eastAsia="Arial" w:hAnsi="Arial" w:cs="Arial"/>
                  <w:sz w:val="24"/>
                  <w:szCs w:val="24"/>
                </w:rPr>
                <w:t xml:space="preserve">Quantitative modeling of additional electricity generation and grid capacity expansion factor requirements across </w:t>
              </w:r>
              <w:r w:rsidRPr="00ED5194">
                <w:rPr>
                  <w:rFonts w:ascii="Arial" w:eastAsia="Arial" w:hAnsi="Arial" w:cs="Arial"/>
                  <w:b/>
                  <w:bCs/>
                  <w:sz w:val="24"/>
                  <w:szCs w:val="24"/>
                </w:rPr>
                <w:t>multiple adoption scenarios</w:t>
              </w:r>
              <w:r w:rsidRPr="00ED5194">
                <w:rPr>
                  <w:rFonts w:ascii="Arial" w:eastAsia="Arial" w:hAnsi="Arial" w:cs="Arial"/>
                  <w:sz w:val="24"/>
                  <w:szCs w:val="24"/>
                </w:rPr>
                <w:t xml:space="preserve"> (including existing partner states' targets, conservative baselines, and accelerated adoption pathways).</w:t>
              </w:r>
            </w:ins>
            <w:del w:id="409" w:author="Kenneth Nyangweso" w:date="2026-10-06T09:45:00Z" w16du:dateUtc="2026-10-06T06:45:00Z">
              <w:r w:rsidDel="00ED5194">
                <w:rPr>
                  <w:rFonts w:ascii="Arial" w:eastAsia="Arial" w:hAnsi="Arial" w:cs="Arial"/>
                  <w:sz w:val="24"/>
                  <w:szCs w:val="24"/>
                </w:rPr>
                <w:delText xml:space="preserve">Quantitative modeling of additional electricity generation and grid capacity expansion factor requirements for a </w:delText>
              </w:r>
              <w:commentRangeStart w:id="410"/>
              <w:commentRangeStart w:id="411"/>
              <w:r w:rsidDel="00ED5194">
                <w:rPr>
                  <w:rFonts w:ascii="Arial" w:eastAsia="Arial" w:hAnsi="Arial" w:cs="Arial"/>
                  <w:sz w:val="24"/>
                  <w:szCs w:val="24"/>
                </w:rPr>
                <w:delText>30% EV target.</w:delText>
              </w:r>
              <w:commentRangeEnd w:id="410"/>
              <w:r w:rsidDel="00ED5194">
                <w:rPr>
                  <w:rStyle w:val="CommentReference"/>
                  <w:rFonts w:ascii="Arial" w:eastAsia="Arial" w:hAnsi="Arial" w:cs="Arial"/>
                  <w:sz w:val="24"/>
                  <w:szCs w:val="24"/>
                </w:rPr>
                <w:commentReference w:id="410"/>
              </w:r>
              <w:commentRangeEnd w:id="411"/>
              <w:r w:rsidR="00ED5194" w:rsidDel="00ED5194">
                <w:rPr>
                  <w:rStyle w:val="CommentReference"/>
                  <w:rFonts w:ascii="Arial" w:eastAsia="Arial" w:hAnsi="Arial" w:cs="Arial"/>
                  <w:sz w:val="24"/>
                  <w:szCs w:val="24"/>
                </w:rPr>
                <w:commentReference w:id="411"/>
              </w:r>
            </w:del>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12"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1632DC06"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Direct input into the Grid Infrastructure component evaluations of the baseline Readiness Score.</w:t>
            </w:r>
          </w:p>
        </w:tc>
        <w:tc>
          <w:tcPr>
            <w:tcW w:w="3420" w:type="dxa"/>
            <w:tcBorders>
              <w:top w:val="nil"/>
              <w:left w:val="nil"/>
              <w:bottom w:val="single" w:sz="6" w:space="0" w:color="9CC2E5"/>
              <w:right w:val="single" w:sz="6" w:space="0" w:color="9CC2E5"/>
            </w:tcBorders>
            <w:shd w:val="clear" w:color="auto" w:fill="DEEAF6"/>
            <w:tcPrChange w:id="413"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35F2A0D1" w14:textId="092DF328" w:rsidR="00944E48" w:rsidRDefault="00CE5868">
            <w:pPr>
              <w:spacing w:after="0" w:line="276" w:lineRule="auto"/>
              <w:jc w:val="both"/>
              <w:rPr>
                <w:rFonts w:ascii="Arial" w:eastAsia="Arial" w:hAnsi="Arial" w:cs="Arial"/>
                <w:sz w:val="24"/>
                <w:szCs w:val="24"/>
              </w:rPr>
            </w:pPr>
            <w:ins w:id="414"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2804EB59" w14:textId="3810409A" w:rsidTr="00944E48">
        <w:trPr>
          <w:trHeight w:val="1035"/>
          <w:trPrChange w:id="415"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416"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13BC9D79" w14:textId="77777777" w:rsidR="00944E48" w:rsidRDefault="00944E48">
            <w:pPr>
              <w:spacing w:after="0" w:line="276" w:lineRule="auto"/>
              <w:jc w:val="both"/>
              <w:rPr>
                <w:rFonts w:ascii="Arial" w:eastAsia="Arial" w:hAnsi="Arial" w:cs="Arial"/>
                <w:b/>
                <w:bCs/>
              </w:rPr>
            </w:pPr>
            <w:r>
              <w:rPr>
                <w:rFonts w:ascii="Arial" w:eastAsia="Arial" w:hAnsi="Arial" w:cs="Arial"/>
                <w:b/>
                <w:bCs/>
              </w:rPr>
              <w:t>18.</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417"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45F1D85D" w14:textId="77777777" w:rsidR="00944E48" w:rsidRDefault="00944E48">
            <w:pPr>
              <w:spacing w:after="0" w:line="276" w:lineRule="auto"/>
              <w:jc w:val="both"/>
              <w:rPr>
                <w:rFonts w:ascii="Arial" w:eastAsia="Arial" w:hAnsi="Arial" w:cs="Arial"/>
                <w:b/>
                <w:bCs/>
              </w:rPr>
            </w:pPr>
            <w:r>
              <w:rPr>
                <w:rFonts w:ascii="Arial" w:eastAsia="Arial" w:hAnsi="Arial" w:cs="Arial"/>
                <w:b/>
                <w:bCs/>
              </w:rPr>
              <w:t>Grid Reliability</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418"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6A064478"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Data capturing electrical grid stability, outage frequencies, and annual interruption durations across African nations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419"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0D7DA3E3"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Serves as a core sub-indicator for power infrastructure quality evaluations within the technical Readiness scoring.</w:t>
            </w:r>
          </w:p>
        </w:tc>
        <w:tc>
          <w:tcPr>
            <w:tcW w:w="3420" w:type="dxa"/>
            <w:tcBorders>
              <w:top w:val="nil"/>
              <w:left w:val="nil"/>
              <w:bottom w:val="single" w:sz="6" w:space="0" w:color="9CC2E5"/>
              <w:right w:val="single" w:sz="6" w:space="0" w:color="9CC2E5"/>
            </w:tcBorders>
            <w:tcPrChange w:id="420" w:author="Kenneth Nyangweso" w:date="2026-10-06T10:47:00Z" w16du:dateUtc="2026-10-06T07:47:00Z">
              <w:tcPr>
                <w:tcW w:w="3420" w:type="dxa"/>
                <w:tcBorders>
                  <w:top w:val="nil"/>
                  <w:left w:val="nil"/>
                  <w:bottom w:val="single" w:sz="6" w:space="0" w:color="9CC2E5"/>
                  <w:right w:val="single" w:sz="6" w:space="0" w:color="9CC2E5"/>
                </w:tcBorders>
              </w:tcPr>
            </w:tcPrChange>
          </w:tcPr>
          <w:p w14:paraId="628B2325" w14:textId="1FBC69A7" w:rsidR="00944E48" w:rsidRDefault="00CE5868">
            <w:pPr>
              <w:spacing w:after="0" w:line="276" w:lineRule="auto"/>
              <w:jc w:val="both"/>
              <w:rPr>
                <w:rFonts w:ascii="Arial" w:eastAsia="Arial" w:hAnsi="Arial" w:cs="Arial"/>
                <w:sz w:val="24"/>
                <w:szCs w:val="24"/>
              </w:rPr>
            </w:pPr>
            <w:ins w:id="421"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0F079A9D" w14:textId="0ED01C0F" w:rsidTr="00944E48">
        <w:trPr>
          <w:trHeight w:val="780"/>
          <w:trPrChange w:id="422" w:author="Kenneth Nyangweso" w:date="2026-10-06T10:47:00Z" w16du:dateUtc="2026-10-06T07:47:00Z">
            <w:trPr>
              <w:trHeight w:val="780"/>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423"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5FC56B6E" w14:textId="77777777" w:rsidR="00944E48" w:rsidRDefault="00944E48">
            <w:pPr>
              <w:spacing w:after="0" w:line="276" w:lineRule="auto"/>
              <w:jc w:val="both"/>
              <w:rPr>
                <w:rFonts w:ascii="Arial" w:eastAsia="Arial" w:hAnsi="Arial" w:cs="Arial"/>
                <w:b/>
                <w:bCs/>
              </w:rPr>
            </w:pPr>
            <w:r>
              <w:rPr>
                <w:rFonts w:ascii="Arial" w:eastAsia="Arial" w:hAnsi="Arial" w:cs="Arial"/>
                <w:b/>
                <w:bCs/>
              </w:rPr>
              <w:t>19.</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24"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33B73A59" w14:textId="77777777" w:rsidR="00944E48" w:rsidRDefault="00944E48">
            <w:pPr>
              <w:spacing w:after="0" w:line="276" w:lineRule="auto"/>
              <w:jc w:val="both"/>
              <w:rPr>
                <w:rFonts w:ascii="Arial" w:eastAsia="Arial" w:hAnsi="Arial" w:cs="Arial"/>
                <w:b/>
                <w:bCs/>
              </w:rPr>
            </w:pPr>
            <w:r>
              <w:rPr>
                <w:rFonts w:ascii="Arial" w:eastAsia="Arial" w:hAnsi="Arial" w:cs="Arial"/>
                <w:b/>
                <w:bCs/>
              </w:rPr>
              <w:t>Current Rate of Motorization</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25"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17462494"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Country-level vehicle ownership density figures per capita across Africa benchmarked as of 2016.</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26"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8F5F6BD"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Feeds directly into the Market scale category metrics of the finalized Readiness index</w:t>
            </w:r>
          </w:p>
        </w:tc>
        <w:tc>
          <w:tcPr>
            <w:tcW w:w="3420" w:type="dxa"/>
            <w:tcBorders>
              <w:top w:val="nil"/>
              <w:left w:val="nil"/>
              <w:bottom w:val="single" w:sz="6" w:space="0" w:color="9CC2E5"/>
              <w:right w:val="single" w:sz="6" w:space="0" w:color="9CC2E5"/>
            </w:tcBorders>
            <w:shd w:val="clear" w:color="auto" w:fill="DEEAF6"/>
            <w:tcPrChange w:id="427"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60D12837" w14:textId="1B9D90AA" w:rsidR="00944E48" w:rsidRDefault="00CE5868">
            <w:pPr>
              <w:spacing w:after="0" w:line="276" w:lineRule="auto"/>
              <w:jc w:val="both"/>
              <w:rPr>
                <w:rFonts w:ascii="Arial" w:eastAsia="Arial" w:hAnsi="Arial" w:cs="Arial"/>
                <w:sz w:val="24"/>
                <w:szCs w:val="24"/>
              </w:rPr>
            </w:pPr>
            <w:ins w:id="428"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4F310D20" w14:textId="5300ABBB" w:rsidTr="00944E48">
        <w:trPr>
          <w:trHeight w:val="1035"/>
          <w:trPrChange w:id="429"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430"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31C32685" w14:textId="77777777" w:rsidR="00944E48" w:rsidRDefault="00944E48">
            <w:pPr>
              <w:spacing w:after="0" w:line="276" w:lineRule="auto"/>
              <w:jc w:val="both"/>
              <w:rPr>
                <w:rFonts w:ascii="Arial" w:eastAsia="Arial" w:hAnsi="Arial" w:cs="Arial"/>
                <w:b/>
                <w:bCs/>
              </w:rPr>
            </w:pPr>
            <w:r>
              <w:rPr>
                <w:rFonts w:ascii="Arial" w:eastAsia="Arial" w:hAnsi="Arial" w:cs="Arial"/>
                <w:b/>
                <w:bCs/>
              </w:rPr>
              <w:t>20.</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431"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26A9799C" w14:textId="77777777" w:rsidR="00944E48" w:rsidRDefault="00944E48">
            <w:pPr>
              <w:spacing w:after="0" w:line="276" w:lineRule="auto"/>
              <w:jc w:val="both"/>
              <w:rPr>
                <w:rFonts w:ascii="Arial" w:eastAsia="Arial" w:hAnsi="Arial" w:cs="Arial"/>
                <w:b/>
                <w:bCs/>
              </w:rPr>
            </w:pPr>
            <w:r>
              <w:rPr>
                <w:rFonts w:ascii="Arial" w:eastAsia="Arial" w:hAnsi="Arial" w:cs="Arial"/>
                <w:b/>
                <w:bCs/>
              </w:rPr>
              <w:t>Electricity Regulatory Index</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432"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4EAB1F7A"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Evaluation of power sector regulatory maturity and governance framework indicators based on African Development Bank metrics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433"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15E361F1"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Serves as a primary Power Sector Maturity sub-indicator utilized within the technical Readiness scoring index</w:t>
            </w:r>
          </w:p>
        </w:tc>
        <w:tc>
          <w:tcPr>
            <w:tcW w:w="3420" w:type="dxa"/>
            <w:tcBorders>
              <w:top w:val="nil"/>
              <w:left w:val="nil"/>
              <w:bottom w:val="single" w:sz="6" w:space="0" w:color="9CC2E5"/>
              <w:right w:val="single" w:sz="6" w:space="0" w:color="9CC2E5"/>
            </w:tcBorders>
            <w:tcPrChange w:id="434" w:author="Kenneth Nyangweso" w:date="2026-10-06T10:47:00Z" w16du:dateUtc="2026-10-06T07:47:00Z">
              <w:tcPr>
                <w:tcW w:w="3420" w:type="dxa"/>
                <w:tcBorders>
                  <w:top w:val="nil"/>
                  <w:left w:val="nil"/>
                  <w:bottom w:val="single" w:sz="6" w:space="0" w:color="9CC2E5"/>
                  <w:right w:val="single" w:sz="6" w:space="0" w:color="9CC2E5"/>
                </w:tcBorders>
              </w:tcPr>
            </w:tcPrChange>
          </w:tcPr>
          <w:p w14:paraId="5BC91866" w14:textId="73F42B2E" w:rsidR="00944E48" w:rsidRDefault="00CE5868">
            <w:pPr>
              <w:spacing w:after="0" w:line="276" w:lineRule="auto"/>
              <w:jc w:val="both"/>
              <w:rPr>
                <w:rFonts w:ascii="Arial" w:eastAsia="Arial" w:hAnsi="Arial" w:cs="Arial"/>
                <w:sz w:val="24"/>
                <w:szCs w:val="24"/>
              </w:rPr>
            </w:pPr>
            <w:ins w:id="435"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1F09F2AF" w14:textId="4CB9D75F" w:rsidTr="00944E48">
        <w:trPr>
          <w:trHeight w:val="1035"/>
          <w:trPrChange w:id="436"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437"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27D175C5" w14:textId="77777777" w:rsidR="00944E48" w:rsidRDefault="00944E48">
            <w:pPr>
              <w:spacing w:after="0" w:line="276" w:lineRule="auto"/>
              <w:jc w:val="both"/>
              <w:rPr>
                <w:rFonts w:ascii="Arial" w:eastAsia="Arial" w:hAnsi="Arial" w:cs="Arial"/>
                <w:b/>
                <w:bCs/>
              </w:rPr>
            </w:pPr>
            <w:r>
              <w:rPr>
                <w:rFonts w:ascii="Arial" w:eastAsia="Arial" w:hAnsi="Arial" w:cs="Arial"/>
                <w:b/>
                <w:bCs/>
              </w:rPr>
              <w:t>21.</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38"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299FC4AF" w14:textId="77777777" w:rsidR="00944E48" w:rsidRDefault="00944E48">
            <w:pPr>
              <w:spacing w:after="0" w:line="276" w:lineRule="auto"/>
              <w:jc w:val="both"/>
              <w:rPr>
                <w:rFonts w:ascii="Arial" w:eastAsia="Arial" w:hAnsi="Arial" w:cs="Arial"/>
                <w:b/>
                <w:bCs/>
              </w:rPr>
            </w:pPr>
            <w:r>
              <w:rPr>
                <w:rFonts w:ascii="Arial" w:eastAsia="Arial" w:hAnsi="Arial" w:cs="Arial"/>
                <w:b/>
                <w:bCs/>
              </w:rPr>
              <w:t>Relative Affordability</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39"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149374D" w14:textId="133D076B"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 xml:space="preserve">Economic comparison evaluating the operational fuel cost per 100 </w:t>
            </w:r>
            <w:ins w:id="440" w:author="Kenneth Nyangweso" w:date="2026-10-06T09:46:00Z" w16du:dateUtc="2026-10-06T06:46:00Z">
              <w:r>
                <w:rPr>
                  <w:rFonts w:ascii="Arial" w:eastAsia="Arial" w:hAnsi="Arial" w:cs="Arial"/>
                  <w:sz w:val="24"/>
                  <w:szCs w:val="24"/>
                </w:rPr>
                <w:t>kilometers</w:t>
              </w:r>
            </w:ins>
            <w:commentRangeStart w:id="441"/>
            <w:del w:id="442" w:author="Kenneth Nyangweso" w:date="2026-10-06T09:46:00Z" w16du:dateUtc="2026-10-06T06:46:00Z">
              <w:r w:rsidDel="001D498C">
                <w:rPr>
                  <w:rFonts w:ascii="Arial" w:eastAsia="Arial" w:hAnsi="Arial" w:cs="Arial"/>
                  <w:sz w:val="24"/>
                  <w:szCs w:val="24"/>
                </w:rPr>
                <w:delText>miles</w:delText>
              </w:r>
            </w:del>
            <w:commentRangeEnd w:id="441"/>
            <w:r>
              <w:rPr>
                <w:rStyle w:val="CommentReference"/>
                <w:rFonts w:ascii="Arial" w:eastAsia="Arial" w:hAnsi="Arial" w:cs="Arial"/>
                <w:sz w:val="24"/>
                <w:szCs w:val="24"/>
              </w:rPr>
              <w:commentReference w:id="441"/>
            </w:r>
            <w:r>
              <w:rPr>
                <w:rFonts w:ascii="Arial" w:eastAsia="Arial" w:hAnsi="Arial" w:cs="Arial"/>
                <w:sz w:val="24"/>
                <w:szCs w:val="24"/>
              </w:rPr>
              <w:t xml:space="preserve"> of driving an EV versus a traditional ICE vehicle.</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43"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20DB7AFD"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Core metric used to evaluate the EV Affordability component within the foundational Readiness index.</w:t>
            </w:r>
          </w:p>
        </w:tc>
        <w:tc>
          <w:tcPr>
            <w:tcW w:w="3420" w:type="dxa"/>
            <w:tcBorders>
              <w:top w:val="nil"/>
              <w:left w:val="nil"/>
              <w:bottom w:val="single" w:sz="6" w:space="0" w:color="9CC2E5"/>
              <w:right w:val="single" w:sz="6" w:space="0" w:color="9CC2E5"/>
            </w:tcBorders>
            <w:shd w:val="clear" w:color="auto" w:fill="DEEAF6"/>
            <w:tcPrChange w:id="444"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10883AF2" w14:textId="15BED835" w:rsidR="00944E48" w:rsidRDefault="00CE5868">
            <w:pPr>
              <w:spacing w:after="0" w:line="276" w:lineRule="auto"/>
              <w:jc w:val="both"/>
              <w:rPr>
                <w:rFonts w:ascii="Arial" w:eastAsia="Arial" w:hAnsi="Arial" w:cs="Arial"/>
                <w:sz w:val="24"/>
                <w:szCs w:val="24"/>
              </w:rPr>
            </w:pPr>
            <w:ins w:id="445"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2F38C78B" w14:textId="554A0AD0" w:rsidTr="00944E48">
        <w:trPr>
          <w:trHeight w:val="1035"/>
          <w:trPrChange w:id="446"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447"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5BAFF4F2" w14:textId="77777777" w:rsidR="00944E48" w:rsidRDefault="00944E48">
            <w:pPr>
              <w:spacing w:after="0" w:line="276" w:lineRule="auto"/>
              <w:jc w:val="both"/>
              <w:rPr>
                <w:rFonts w:ascii="Arial" w:eastAsia="Arial" w:hAnsi="Arial" w:cs="Arial"/>
                <w:b/>
                <w:bCs/>
              </w:rPr>
            </w:pPr>
            <w:r>
              <w:rPr>
                <w:rFonts w:ascii="Arial" w:eastAsia="Arial" w:hAnsi="Arial" w:cs="Arial"/>
                <w:b/>
                <w:bCs/>
              </w:rPr>
              <w:t>22.</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448"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0854CBCC" w14:textId="77777777" w:rsidR="00944E48" w:rsidRDefault="00944E48">
            <w:pPr>
              <w:spacing w:after="0" w:line="276" w:lineRule="auto"/>
              <w:jc w:val="both"/>
              <w:rPr>
                <w:rFonts w:ascii="Arial" w:eastAsia="Arial" w:hAnsi="Arial" w:cs="Arial"/>
                <w:b/>
                <w:bCs/>
              </w:rPr>
            </w:pPr>
            <w:r>
              <w:rPr>
                <w:rFonts w:ascii="Arial" w:eastAsia="Arial" w:hAnsi="Arial" w:cs="Arial"/>
                <w:b/>
                <w:bCs/>
              </w:rPr>
              <w:t>Access to Finance</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449"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81B0975"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Financial inclusion metric tracking the percentage of adult populations with access to formal credit or mobile money services.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450"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004697C3"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Represents consumer financing feasibility parameters used within the macro-Readiness dimension.</w:t>
            </w:r>
          </w:p>
        </w:tc>
        <w:tc>
          <w:tcPr>
            <w:tcW w:w="3420" w:type="dxa"/>
            <w:tcBorders>
              <w:top w:val="nil"/>
              <w:left w:val="nil"/>
              <w:bottom w:val="single" w:sz="6" w:space="0" w:color="9CC2E5"/>
              <w:right w:val="single" w:sz="6" w:space="0" w:color="9CC2E5"/>
            </w:tcBorders>
            <w:tcPrChange w:id="451" w:author="Kenneth Nyangweso" w:date="2026-10-06T10:47:00Z" w16du:dateUtc="2026-10-06T07:47:00Z">
              <w:tcPr>
                <w:tcW w:w="3420" w:type="dxa"/>
                <w:tcBorders>
                  <w:top w:val="nil"/>
                  <w:left w:val="nil"/>
                  <w:bottom w:val="single" w:sz="6" w:space="0" w:color="9CC2E5"/>
                  <w:right w:val="single" w:sz="6" w:space="0" w:color="9CC2E5"/>
                </w:tcBorders>
              </w:tcPr>
            </w:tcPrChange>
          </w:tcPr>
          <w:p w14:paraId="148DB08C" w14:textId="3772AEF7" w:rsidR="00944E48" w:rsidRDefault="00CE5868">
            <w:pPr>
              <w:spacing w:after="0" w:line="276" w:lineRule="auto"/>
              <w:jc w:val="both"/>
              <w:rPr>
                <w:rFonts w:ascii="Arial" w:eastAsia="Arial" w:hAnsi="Arial" w:cs="Arial"/>
                <w:sz w:val="24"/>
                <w:szCs w:val="24"/>
              </w:rPr>
            </w:pPr>
            <w:ins w:id="452"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23C8E6A5" w14:textId="1ABA9C51" w:rsidTr="00944E48">
        <w:trPr>
          <w:trHeight w:val="1035"/>
          <w:trPrChange w:id="453"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454"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304BDFB6" w14:textId="77777777" w:rsidR="00944E48" w:rsidRDefault="00944E48">
            <w:pPr>
              <w:spacing w:after="0" w:line="276" w:lineRule="auto"/>
              <w:jc w:val="both"/>
              <w:rPr>
                <w:rFonts w:ascii="Arial" w:eastAsia="Arial" w:hAnsi="Arial" w:cs="Arial"/>
                <w:b/>
                <w:bCs/>
              </w:rPr>
            </w:pPr>
            <w:r>
              <w:rPr>
                <w:rFonts w:ascii="Arial" w:eastAsia="Arial" w:hAnsi="Arial" w:cs="Arial"/>
                <w:b/>
                <w:bCs/>
              </w:rPr>
              <w:t>23.</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55"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69D22487" w14:textId="77777777" w:rsidR="00944E48" w:rsidRDefault="00944E48">
            <w:pPr>
              <w:spacing w:after="0" w:line="276" w:lineRule="auto"/>
              <w:jc w:val="both"/>
              <w:rPr>
                <w:rFonts w:ascii="Arial" w:eastAsia="Arial" w:hAnsi="Arial" w:cs="Arial"/>
                <w:b/>
                <w:bCs/>
              </w:rPr>
            </w:pPr>
            <w:r>
              <w:rPr>
                <w:rFonts w:ascii="Arial" w:eastAsia="Arial" w:hAnsi="Arial" w:cs="Arial"/>
                <w:b/>
                <w:bCs/>
              </w:rPr>
              <w:t>Electricity Generated from Clean Energy</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56"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3DD03FF6"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Breakdown of national power generation profiles highlighting renewable vs. fossil fuel generation percentage shares.</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57"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9328FF0"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Key sub-indicator used to determine Climate impact scores within the environmental Impact scoring framework.</w:t>
            </w:r>
          </w:p>
        </w:tc>
        <w:tc>
          <w:tcPr>
            <w:tcW w:w="3420" w:type="dxa"/>
            <w:tcBorders>
              <w:top w:val="nil"/>
              <w:left w:val="nil"/>
              <w:bottom w:val="single" w:sz="6" w:space="0" w:color="9CC2E5"/>
              <w:right w:val="single" w:sz="6" w:space="0" w:color="9CC2E5"/>
            </w:tcBorders>
            <w:shd w:val="clear" w:color="auto" w:fill="DEEAF6"/>
            <w:tcPrChange w:id="458"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040B7E69" w14:textId="72FCBF5B" w:rsidR="00944E48" w:rsidRDefault="00CE5868">
            <w:pPr>
              <w:spacing w:after="0" w:line="276" w:lineRule="auto"/>
              <w:jc w:val="both"/>
              <w:rPr>
                <w:rFonts w:ascii="Arial" w:eastAsia="Arial" w:hAnsi="Arial" w:cs="Arial"/>
                <w:sz w:val="24"/>
                <w:szCs w:val="24"/>
              </w:rPr>
            </w:pPr>
            <w:ins w:id="459"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211E29A2" w14:textId="47FD3159" w:rsidTr="00944E48">
        <w:trPr>
          <w:trHeight w:val="1035"/>
          <w:trPrChange w:id="460"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461"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6D45168A" w14:textId="77777777" w:rsidR="00944E48" w:rsidRDefault="00944E48">
            <w:pPr>
              <w:spacing w:after="0" w:line="276" w:lineRule="auto"/>
              <w:jc w:val="both"/>
              <w:rPr>
                <w:rFonts w:ascii="Arial" w:eastAsia="Arial" w:hAnsi="Arial" w:cs="Arial"/>
                <w:b/>
                <w:bCs/>
              </w:rPr>
            </w:pPr>
            <w:r>
              <w:rPr>
                <w:rFonts w:ascii="Arial" w:eastAsia="Arial" w:hAnsi="Arial" w:cs="Arial"/>
                <w:b/>
                <w:bCs/>
              </w:rPr>
              <w:lastRenderedPageBreak/>
              <w:t>24.</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462"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0E7E9ABB" w14:textId="77777777" w:rsidR="00944E48" w:rsidRDefault="00944E48">
            <w:pPr>
              <w:spacing w:after="0" w:line="276" w:lineRule="auto"/>
              <w:jc w:val="both"/>
              <w:rPr>
                <w:rFonts w:ascii="Arial" w:eastAsia="Arial" w:hAnsi="Arial" w:cs="Arial"/>
                <w:b/>
                <w:bCs/>
              </w:rPr>
            </w:pPr>
            <w:r>
              <w:rPr>
                <w:rFonts w:ascii="Arial" w:eastAsia="Arial" w:hAnsi="Arial" w:cs="Arial"/>
                <w:b/>
                <w:bCs/>
              </w:rPr>
              <w:t>CO2 from Transportation</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463"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2A02AF4F"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Sectoral emissions assessment tracking the proportion of total fuel combustion CO2 emissions produced by transport activities.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464"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440C2617"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Forms the core climate metric for calculating transport decarbonization priorities within the overall Impact score.</w:t>
            </w:r>
          </w:p>
        </w:tc>
        <w:tc>
          <w:tcPr>
            <w:tcW w:w="3420" w:type="dxa"/>
            <w:tcBorders>
              <w:top w:val="nil"/>
              <w:left w:val="nil"/>
              <w:bottom w:val="single" w:sz="6" w:space="0" w:color="9CC2E5"/>
              <w:right w:val="single" w:sz="6" w:space="0" w:color="9CC2E5"/>
            </w:tcBorders>
            <w:tcPrChange w:id="465" w:author="Kenneth Nyangweso" w:date="2026-10-06T10:47:00Z" w16du:dateUtc="2026-10-06T07:47:00Z">
              <w:tcPr>
                <w:tcW w:w="3420" w:type="dxa"/>
                <w:tcBorders>
                  <w:top w:val="nil"/>
                  <w:left w:val="nil"/>
                  <w:bottom w:val="single" w:sz="6" w:space="0" w:color="9CC2E5"/>
                  <w:right w:val="single" w:sz="6" w:space="0" w:color="9CC2E5"/>
                </w:tcBorders>
              </w:tcPr>
            </w:tcPrChange>
          </w:tcPr>
          <w:p w14:paraId="575B0DCE" w14:textId="161334FB" w:rsidR="00944E48" w:rsidRDefault="00CE5868">
            <w:pPr>
              <w:spacing w:after="0" w:line="276" w:lineRule="auto"/>
              <w:jc w:val="both"/>
              <w:rPr>
                <w:rFonts w:ascii="Arial" w:eastAsia="Arial" w:hAnsi="Arial" w:cs="Arial"/>
                <w:sz w:val="24"/>
                <w:szCs w:val="24"/>
              </w:rPr>
            </w:pPr>
            <w:ins w:id="466"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63BCC405" w14:textId="5B2D75F2" w:rsidTr="00944E48">
        <w:trPr>
          <w:trHeight w:val="1290"/>
          <w:trPrChange w:id="467"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468"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1D2FE732" w14:textId="77777777" w:rsidR="00944E48" w:rsidRDefault="00944E48">
            <w:pPr>
              <w:spacing w:after="0" w:line="276" w:lineRule="auto"/>
              <w:jc w:val="both"/>
              <w:rPr>
                <w:rFonts w:ascii="Arial" w:eastAsia="Arial" w:hAnsi="Arial" w:cs="Arial"/>
                <w:b/>
                <w:bCs/>
              </w:rPr>
            </w:pPr>
            <w:r>
              <w:rPr>
                <w:rFonts w:ascii="Arial" w:eastAsia="Arial" w:hAnsi="Arial" w:cs="Arial"/>
                <w:b/>
                <w:bCs/>
              </w:rPr>
              <w:t>25.</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69"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51C53D9C" w14:textId="77777777" w:rsidR="00944E48" w:rsidRDefault="00944E48">
            <w:pPr>
              <w:spacing w:after="0" w:line="276" w:lineRule="auto"/>
              <w:jc w:val="both"/>
              <w:rPr>
                <w:rFonts w:ascii="Arial" w:eastAsia="Arial" w:hAnsi="Arial" w:cs="Arial"/>
                <w:b/>
                <w:bCs/>
              </w:rPr>
            </w:pPr>
            <w:r>
              <w:rPr>
                <w:rFonts w:ascii="Arial" w:eastAsia="Arial" w:hAnsi="Arial" w:cs="Arial"/>
                <w:b/>
                <w:bCs/>
              </w:rPr>
              <w:t>Fossil Fuel Import Dependence</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70"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16D95859"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Macroeconomic trade exposure assessment measuring transport fuel import volumes relative to total net national consumption.</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71"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2B1F1D88"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Represents macroeconomic trade balance impacts and foreign exchange relief factors within the Financial Impact score.</w:t>
            </w:r>
          </w:p>
        </w:tc>
        <w:tc>
          <w:tcPr>
            <w:tcW w:w="3420" w:type="dxa"/>
            <w:tcBorders>
              <w:top w:val="nil"/>
              <w:left w:val="nil"/>
              <w:bottom w:val="single" w:sz="6" w:space="0" w:color="9CC2E5"/>
              <w:right w:val="single" w:sz="6" w:space="0" w:color="9CC2E5"/>
            </w:tcBorders>
            <w:shd w:val="clear" w:color="auto" w:fill="DEEAF6"/>
            <w:tcPrChange w:id="472"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7A12A425" w14:textId="001AC50F" w:rsidR="00944E48" w:rsidRDefault="00CE5868">
            <w:pPr>
              <w:spacing w:after="0" w:line="276" w:lineRule="auto"/>
              <w:jc w:val="both"/>
              <w:rPr>
                <w:rFonts w:ascii="Arial" w:eastAsia="Arial" w:hAnsi="Arial" w:cs="Arial"/>
                <w:sz w:val="24"/>
                <w:szCs w:val="24"/>
              </w:rPr>
            </w:pPr>
            <w:ins w:id="473" w:author="Kenneth Nyangweso" w:date="2026-10-06T11:04: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5BDB1E9C" w14:textId="38301A79" w:rsidTr="00944E48">
        <w:trPr>
          <w:trHeight w:val="1035"/>
          <w:trPrChange w:id="474"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475"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5BB8D6F2" w14:textId="77777777" w:rsidR="00944E48" w:rsidRDefault="00944E48">
            <w:pPr>
              <w:spacing w:after="0" w:line="276" w:lineRule="auto"/>
              <w:jc w:val="both"/>
              <w:rPr>
                <w:rFonts w:ascii="Arial" w:eastAsia="Arial" w:hAnsi="Arial" w:cs="Arial"/>
                <w:b/>
                <w:bCs/>
              </w:rPr>
            </w:pPr>
            <w:r>
              <w:rPr>
                <w:rFonts w:ascii="Arial" w:eastAsia="Arial" w:hAnsi="Arial" w:cs="Arial"/>
                <w:b/>
                <w:bCs/>
              </w:rPr>
              <w:t>26.</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476"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5D1AE7AA" w14:textId="77777777" w:rsidR="00944E48" w:rsidRDefault="00944E48">
            <w:pPr>
              <w:spacing w:after="0" w:line="276" w:lineRule="auto"/>
              <w:jc w:val="both"/>
              <w:rPr>
                <w:rFonts w:ascii="Arial" w:eastAsia="Arial" w:hAnsi="Arial" w:cs="Arial"/>
                <w:b/>
                <w:bCs/>
              </w:rPr>
            </w:pPr>
            <w:r>
              <w:rPr>
                <w:rFonts w:ascii="Arial" w:eastAsia="Arial" w:hAnsi="Arial" w:cs="Arial"/>
                <w:b/>
                <w:bCs/>
              </w:rPr>
              <w:t>Fossil Fuel Subsidy Burden</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477"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6C365838"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Fiscal evaluation quantifying the government budget burden of explicit gasoline and diesel consumer subsidies relative to national GDP.</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478"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7BE35905"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Direct financial input into evaluating public spending relief potential under the Financial Impact sub-category.</w:t>
            </w:r>
          </w:p>
        </w:tc>
        <w:tc>
          <w:tcPr>
            <w:tcW w:w="3420" w:type="dxa"/>
            <w:tcBorders>
              <w:top w:val="nil"/>
              <w:left w:val="nil"/>
              <w:bottom w:val="single" w:sz="6" w:space="0" w:color="9CC2E5"/>
              <w:right w:val="single" w:sz="6" w:space="0" w:color="9CC2E5"/>
            </w:tcBorders>
            <w:tcPrChange w:id="479" w:author="Kenneth Nyangweso" w:date="2026-10-06T10:47:00Z" w16du:dateUtc="2026-10-06T07:47:00Z">
              <w:tcPr>
                <w:tcW w:w="3420" w:type="dxa"/>
                <w:tcBorders>
                  <w:top w:val="nil"/>
                  <w:left w:val="nil"/>
                  <w:bottom w:val="single" w:sz="6" w:space="0" w:color="9CC2E5"/>
                  <w:right w:val="single" w:sz="6" w:space="0" w:color="9CC2E5"/>
                </w:tcBorders>
              </w:tcPr>
            </w:tcPrChange>
          </w:tcPr>
          <w:p w14:paraId="287477B0" w14:textId="603E35B0" w:rsidR="00944E48" w:rsidRDefault="00CE5868">
            <w:pPr>
              <w:spacing w:after="0" w:line="276" w:lineRule="auto"/>
              <w:jc w:val="both"/>
              <w:rPr>
                <w:rFonts w:ascii="Arial" w:eastAsia="Arial" w:hAnsi="Arial" w:cs="Arial"/>
                <w:sz w:val="24"/>
                <w:szCs w:val="24"/>
              </w:rPr>
            </w:pPr>
            <w:ins w:id="480" w:author="Kenneth Nyangweso" w:date="2026-10-06T11:05: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14EE4933" w14:textId="17206BB7" w:rsidTr="00944E48">
        <w:trPr>
          <w:trHeight w:val="1035"/>
          <w:trPrChange w:id="481"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482"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00322204" w14:textId="77777777" w:rsidR="00944E48" w:rsidRDefault="00944E48">
            <w:pPr>
              <w:spacing w:after="0" w:line="276" w:lineRule="auto"/>
              <w:jc w:val="both"/>
              <w:rPr>
                <w:rFonts w:ascii="Arial" w:eastAsia="Arial" w:hAnsi="Arial" w:cs="Arial"/>
                <w:b/>
                <w:bCs/>
              </w:rPr>
            </w:pPr>
            <w:r>
              <w:rPr>
                <w:rFonts w:ascii="Arial" w:eastAsia="Arial" w:hAnsi="Arial" w:cs="Arial"/>
                <w:b/>
                <w:bCs/>
              </w:rPr>
              <w:t>27.</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83"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1E4F90AD" w14:textId="77777777" w:rsidR="00944E48" w:rsidRDefault="00944E48">
            <w:pPr>
              <w:spacing w:after="0" w:line="276" w:lineRule="auto"/>
              <w:jc w:val="both"/>
              <w:rPr>
                <w:rFonts w:ascii="Arial" w:eastAsia="Arial" w:hAnsi="Arial" w:cs="Arial"/>
                <w:b/>
                <w:bCs/>
              </w:rPr>
            </w:pPr>
            <w:r>
              <w:rPr>
                <w:rFonts w:ascii="Arial" w:eastAsia="Arial" w:hAnsi="Arial" w:cs="Arial"/>
                <w:b/>
                <w:bCs/>
              </w:rPr>
              <w:t>Utility Revenue Potential</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84"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6D6E108B"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Econometric modeling estimating the additional annual gross revenue national power utilities would capture by electrifying 30% of transport.</w:t>
            </w:r>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85"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327D889A"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Primary financial metric under Market Potential representing the state utility revenue upside in the Impact score.</w:t>
            </w:r>
          </w:p>
        </w:tc>
        <w:tc>
          <w:tcPr>
            <w:tcW w:w="3420" w:type="dxa"/>
            <w:tcBorders>
              <w:top w:val="nil"/>
              <w:left w:val="nil"/>
              <w:bottom w:val="single" w:sz="6" w:space="0" w:color="9CC2E5"/>
              <w:right w:val="single" w:sz="6" w:space="0" w:color="9CC2E5"/>
            </w:tcBorders>
            <w:shd w:val="clear" w:color="auto" w:fill="DEEAF6"/>
            <w:tcPrChange w:id="486"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51D0F79D" w14:textId="0A7F03A2" w:rsidR="00944E48" w:rsidRDefault="00CE5868">
            <w:pPr>
              <w:spacing w:after="0" w:line="276" w:lineRule="auto"/>
              <w:jc w:val="both"/>
              <w:rPr>
                <w:rFonts w:ascii="Arial" w:eastAsia="Arial" w:hAnsi="Arial" w:cs="Arial"/>
                <w:sz w:val="24"/>
                <w:szCs w:val="24"/>
              </w:rPr>
            </w:pPr>
            <w:ins w:id="487" w:author="Kenneth Nyangweso" w:date="2026-10-06T11:05: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198313CF" w14:textId="58B81B59" w:rsidTr="00944E48">
        <w:trPr>
          <w:trHeight w:val="1035"/>
          <w:trPrChange w:id="488"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489"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147AE76C" w14:textId="77777777" w:rsidR="00944E48" w:rsidRDefault="00944E48">
            <w:pPr>
              <w:spacing w:after="0" w:line="276" w:lineRule="auto"/>
              <w:jc w:val="both"/>
              <w:rPr>
                <w:rFonts w:ascii="Arial" w:eastAsia="Arial" w:hAnsi="Arial" w:cs="Arial"/>
                <w:b/>
                <w:bCs/>
              </w:rPr>
            </w:pPr>
            <w:r>
              <w:rPr>
                <w:rFonts w:ascii="Arial" w:eastAsia="Arial" w:hAnsi="Arial" w:cs="Arial"/>
                <w:b/>
                <w:bCs/>
              </w:rPr>
              <w:t>28.</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490"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4A0CCF0F" w14:textId="77777777" w:rsidR="00944E48" w:rsidRDefault="00944E48">
            <w:pPr>
              <w:spacing w:after="0" w:line="276" w:lineRule="auto"/>
              <w:jc w:val="both"/>
              <w:rPr>
                <w:rFonts w:ascii="Arial" w:eastAsia="Arial" w:hAnsi="Arial" w:cs="Arial"/>
                <w:b/>
                <w:bCs/>
              </w:rPr>
            </w:pPr>
            <w:r>
              <w:rPr>
                <w:rFonts w:ascii="Arial" w:eastAsia="Arial" w:hAnsi="Arial" w:cs="Arial"/>
                <w:b/>
                <w:bCs/>
              </w:rPr>
              <w:t>Projected Rate of Motorization</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491"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68704E76"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Long-term projections of vehicle ownership density per 1,000 people projected out to the year 2050 based on income models.</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492"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77EE0CE"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Key growth metric used to determine future vehicle volume targets under the Market Potential impact category.</w:t>
            </w:r>
          </w:p>
        </w:tc>
        <w:tc>
          <w:tcPr>
            <w:tcW w:w="3420" w:type="dxa"/>
            <w:tcBorders>
              <w:top w:val="nil"/>
              <w:left w:val="nil"/>
              <w:bottom w:val="single" w:sz="6" w:space="0" w:color="9CC2E5"/>
              <w:right w:val="single" w:sz="6" w:space="0" w:color="9CC2E5"/>
            </w:tcBorders>
            <w:tcPrChange w:id="493" w:author="Kenneth Nyangweso" w:date="2026-10-06T10:47:00Z" w16du:dateUtc="2026-10-06T07:47:00Z">
              <w:tcPr>
                <w:tcW w:w="3420" w:type="dxa"/>
                <w:tcBorders>
                  <w:top w:val="nil"/>
                  <w:left w:val="nil"/>
                  <w:bottom w:val="single" w:sz="6" w:space="0" w:color="9CC2E5"/>
                  <w:right w:val="single" w:sz="6" w:space="0" w:color="9CC2E5"/>
                </w:tcBorders>
              </w:tcPr>
            </w:tcPrChange>
          </w:tcPr>
          <w:p w14:paraId="29FE12F4" w14:textId="1304A8A2" w:rsidR="00944E48" w:rsidRDefault="00CE5868">
            <w:pPr>
              <w:spacing w:after="0" w:line="276" w:lineRule="auto"/>
              <w:jc w:val="both"/>
              <w:rPr>
                <w:rFonts w:ascii="Arial" w:eastAsia="Arial" w:hAnsi="Arial" w:cs="Arial"/>
                <w:sz w:val="24"/>
                <w:szCs w:val="24"/>
              </w:rPr>
            </w:pPr>
            <w:ins w:id="494" w:author="Kenneth Nyangweso" w:date="2026-10-06T11:05: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127ABC1F" w14:textId="1329EA84" w:rsidTr="00944E48">
        <w:trPr>
          <w:trHeight w:val="1035"/>
          <w:trPrChange w:id="495"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496"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549B9EED" w14:textId="77777777" w:rsidR="00944E48" w:rsidRDefault="00944E48">
            <w:pPr>
              <w:spacing w:after="0" w:line="276" w:lineRule="auto"/>
              <w:jc w:val="both"/>
              <w:rPr>
                <w:rFonts w:ascii="Arial" w:eastAsia="Arial" w:hAnsi="Arial" w:cs="Arial"/>
                <w:b/>
                <w:bCs/>
              </w:rPr>
            </w:pPr>
            <w:r>
              <w:rPr>
                <w:rFonts w:ascii="Arial" w:eastAsia="Arial" w:hAnsi="Arial" w:cs="Arial"/>
                <w:b/>
                <w:bCs/>
              </w:rPr>
              <w:t>29.</w:t>
            </w:r>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97"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12CC2CF" w14:textId="77777777" w:rsidR="00944E48" w:rsidRDefault="00944E48">
            <w:pPr>
              <w:spacing w:after="0" w:line="276" w:lineRule="auto"/>
              <w:jc w:val="both"/>
              <w:rPr>
                <w:rFonts w:ascii="Arial" w:eastAsia="Arial" w:hAnsi="Arial" w:cs="Arial"/>
                <w:b/>
                <w:bCs/>
              </w:rPr>
            </w:pPr>
            <w:r>
              <w:rPr>
                <w:rFonts w:ascii="Arial" w:eastAsia="Arial" w:hAnsi="Arial" w:cs="Arial"/>
                <w:b/>
                <w:bCs/>
              </w:rPr>
              <w:t>Readiness Total Scores</w:t>
            </w: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498"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5D3A81CC" w14:textId="3A32EB48" w:rsidR="00944E48" w:rsidRDefault="00944E48">
            <w:pPr>
              <w:spacing w:after="0" w:line="276" w:lineRule="auto"/>
              <w:jc w:val="both"/>
              <w:rPr>
                <w:rFonts w:ascii="Arial" w:eastAsia="Arial" w:hAnsi="Arial" w:cs="Arial"/>
                <w:sz w:val="24"/>
                <w:szCs w:val="24"/>
              </w:rPr>
            </w:pPr>
            <w:ins w:id="499" w:author="Kenneth Nyangweso" w:date="2026-10-06T09:49:00Z">
              <w:r w:rsidRPr="001D498C">
                <w:rPr>
                  <w:rFonts w:ascii="Arial" w:eastAsia="Arial" w:hAnsi="Arial" w:cs="Arial"/>
                  <w:sz w:val="24"/>
                  <w:szCs w:val="24"/>
                </w:rPr>
                <w:t xml:space="preserve">Aggregated scoring table consolidating the </w:t>
              </w:r>
              <w:r w:rsidRPr="001D498C">
                <w:rPr>
                  <w:rFonts w:ascii="Arial" w:eastAsia="Arial" w:hAnsi="Arial" w:cs="Arial"/>
                  <w:b/>
                  <w:bCs/>
                  <w:sz w:val="24"/>
                  <w:szCs w:val="24"/>
                </w:rPr>
                <w:t>10 specific readiness-focused sub-indicators</w:t>
              </w:r>
              <w:r w:rsidRPr="001D498C">
                <w:rPr>
                  <w:rFonts w:ascii="Arial" w:eastAsia="Arial" w:hAnsi="Arial" w:cs="Arial"/>
                  <w:sz w:val="24"/>
                  <w:szCs w:val="24"/>
                </w:rPr>
                <w:t xml:space="preserve"> (isolating enabling policies, infrastructure, markets, and finance parameters from the broader database) to construct the finalized Readiness Index.</w:t>
              </w:r>
            </w:ins>
            <w:del w:id="500" w:author="Kenneth Nyangweso" w:date="2026-10-06T09:49:00Z" w16du:dateUtc="2026-10-06T06:49:00Z">
              <w:r w:rsidDel="001D498C">
                <w:rPr>
                  <w:rFonts w:ascii="Arial" w:eastAsia="Arial" w:hAnsi="Arial" w:cs="Arial"/>
                  <w:sz w:val="24"/>
                  <w:szCs w:val="24"/>
                </w:rPr>
                <w:delText xml:space="preserve">Aggregated scoring table consolidating all </w:delText>
              </w:r>
              <w:commentRangeStart w:id="501"/>
              <w:commentRangeStart w:id="502"/>
              <w:r w:rsidDel="001D498C">
                <w:rPr>
                  <w:rFonts w:ascii="Arial" w:eastAsia="Arial" w:hAnsi="Arial" w:cs="Arial"/>
                  <w:sz w:val="24"/>
                  <w:szCs w:val="24"/>
                </w:rPr>
                <w:delText xml:space="preserve">10 readiness </w:delText>
              </w:r>
              <w:commentRangeEnd w:id="501"/>
              <w:r w:rsidDel="001D498C">
                <w:rPr>
                  <w:rStyle w:val="CommentReference"/>
                  <w:rFonts w:ascii="Arial" w:eastAsia="Arial" w:hAnsi="Arial" w:cs="Arial"/>
                  <w:sz w:val="24"/>
                  <w:szCs w:val="24"/>
                </w:rPr>
                <w:commentReference w:id="501"/>
              </w:r>
              <w:commentRangeEnd w:id="502"/>
              <w:r w:rsidR="001D498C" w:rsidDel="001D498C">
                <w:rPr>
                  <w:rStyle w:val="CommentReference"/>
                  <w:rFonts w:ascii="Arial" w:eastAsia="Arial" w:hAnsi="Arial" w:cs="Arial"/>
                  <w:sz w:val="24"/>
                  <w:szCs w:val="24"/>
                </w:rPr>
                <w:commentReference w:id="502"/>
              </w:r>
              <w:r w:rsidDel="001D498C">
                <w:rPr>
                  <w:rFonts w:ascii="Arial" w:eastAsia="Arial" w:hAnsi="Arial" w:cs="Arial"/>
                  <w:sz w:val="24"/>
                  <w:szCs w:val="24"/>
                </w:rPr>
                <w:delText>sub-indicators across enabling policies, infrastructure, markets, and finance.</w:delText>
              </w:r>
            </w:del>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503"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28926007"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Serves as the official Readiness Index summary table used throughout the report's country profiles and tiering frameworks.</w:t>
            </w:r>
          </w:p>
        </w:tc>
        <w:tc>
          <w:tcPr>
            <w:tcW w:w="3420" w:type="dxa"/>
            <w:tcBorders>
              <w:top w:val="nil"/>
              <w:left w:val="nil"/>
              <w:bottom w:val="single" w:sz="6" w:space="0" w:color="9CC2E5"/>
              <w:right w:val="single" w:sz="6" w:space="0" w:color="9CC2E5"/>
            </w:tcBorders>
            <w:shd w:val="clear" w:color="auto" w:fill="DEEAF6"/>
            <w:tcPrChange w:id="504"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4A16958E" w14:textId="005B9EDA" w:rsidR="00944E48" w:rsidRDefault="00CE5868">
            <w:pPr>
              <w:spacing w:after="0" w:line="276" w:lineRule="auto"/>
              <w:jc w:val="both"/>
              <w:rPr>
                <w:rFonts w:ascii="Arial" w:eastAsia="Arial" w:hAnsi="Arial" w:cs="Arial"/>
                <w:sz w:val="24"/>
                <w:szCs w:val="24"/>
              </w:rPr>
            </w:pPr>
            <w:ins w:id="505" w:author="Kenneth Nyangweso" w:date="2026-10-06T11:05: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1C97C7B3" w14:textId="5F744CFD" w:rsidTr="00944E48">
        <w:trPr>
          <w:trHeight w:val="1035"/>
          <w:trPrChange w:id="506" w:author="Kenneth Nyangweso" w:date="2026-10-06T10:47:00Z" w16du:dateUtc="2026-10-06T07:47:00Z">
            <w:trPr>
              <w:trHeight w:val="1035"/>
            </w:trPr>
          </w:trPrChange>
        </w:trPr>
        <w:tc>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Change w:id="507" w:author="Kenneth Nyangweso" w:date="2026-10-06T10:47:00Z" w16du:dateUtc="2026-10-06T07:47:00Z">
              <w:tcPr>
                <w:tcW w:w="630" w:type="dxa"/>
                <w:tcBorders>
                  <w:top w:val="nil"/>
                  <w:left w:val="single" w:sz="6" w:space="0" w:color="9CC2E5"/>
                  <w:bottom w:val="single" w:sz="6" w:space="0" w:color="9CC2E5"/>
                  <w:right w:val="single" w:sz="6" w:space="0" w:color="9CC2E5"/>
                </w:tcBorders>
                <w:tcMar>
                  <w:top w:w="0" w:type="dxa"/>
                  <w:left w:w="100" w:type="dxa"/>
                  <w:bottom w:w="0" w:type="dxa"/>
                  <w:right w:w="100" w:type="dxa"/>
                </w:tcMar>
              </w:tcPr>
            </w:tcPrChange>
          </w:tcPr>
          <w:p w14:paraId="098FA0FF" w14:textId="77777777" w:rsidR="00944E48" w:rsidRDefault="00944E48">
            <w:pPr>
              <w:spacing w:after="0" w:line="276" w:lineRule="auto"/>
              <w:jc w:val="both"/>
              <w:rPr>
                <w:rFonts w:ascii="Arial" w:eastAsia="Arial" w:hAnsi="Arial" w:cs="Arial"/>
                <w:b/>
                <w:bCs/>
              </w:rPr>
            </w:pPr>
            <w:r>
              <w:rPr>
                <w:rFonts w:ascii="Arial" w:eastAsia="Arial" w:hAnsi="Arial" w:cs="Arial"/>
                <w:b/>
                <w:bCs/>
              </w:rPr>
              <w:lastRenderedPageBreak/>
              <w:t>30.</w:t>
            </w:r>
          </w:p>
        </w:tc>
        <w:tc>
          <w:tcPr>
            <w:tcW w:w="1800" w:type="dxa"/>
            <w:tcBorders>
              <w:top w:val="nil"/>
              <w:left w:val="nil"/>
              <w:bottom w:val="single" w:sz="6" w:space="0" w:color="9CC2E5"/>
              <w:right w:val="single" w:sz="6" w:space="0" w:color="9CC2E5"/>
            </w:tcBorders>
            <w:tcMar>
              <w:top w:w="0" w:type="dxa"/>
              <w:left w:w="100" w:type="dxa"/>
              <w:bottom w:w="0" w:type="dxa"/>
              <w:right w:w="100" w:type="dxa"/>
            </w:tcMar>
            <w:tcPrChange w:id="508" w:author="Kenneth Nyangweso" w:date="2026-10-06T10:47:00Z" w16du:dateUtc="2026-10-06T07:47:00Z">
              <w:tcPr>
                <w:tcW w:w="180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661FFECC" w14:textId="77777777" w:rsidR="00944E48" w:rsidRDefault="00944E48">
            <w:pPr>
              <w:spacing w:after="0" w:line="276" w:lineRule="auto"/>
              <w:jc w:val="both"/>
              <w:rPr>
                <w:rFonts w:ascii="Arial" w:eastAsia="Arial" w:hAnsi="Arial" w:cs="Arial"/>
                <w:b/>
                <w:bCs/>
              </w:rPr>
            </w:pPr>
            <w:r>
              <w:rPr>
                <w:rFonts w:ascii="Arial" w:eastAsia="Arial" w:hAnsi="Arial" w:cs="Arial"/>
                <w:b/>
                <w:bCs/>
              </w:rPr>
              <w:t>Impact Total Scores</w:t>
            </w:r>
          </w:p>
        </w:tc>
        <w:tc>
          <w:tcPr>
            <w:tcW w:w="3330" w:type="dxa"/>
            <w:tcBorders>
              <w:top w:val="nil"/>
              <w:left w:val="nil"/>
              <w:bottom w:val="single" w:sz="6" w:space="0" w:color="9CC2E5"/>
              <w:right w:val="single" w:sz="6" w:space="0" w:color="9CC2E5"/>
            </w:tcBorders>
            <w:tcMar>
              <w:top w:w="0" w:type="dxa"/>
              <w:left w:w="100" w:type="dxa"/>
              <w:bottom w:w="0" w:type="dxa"/>
              <w:right w:w="100" w:type="dxa"/>
            </w:tcMar>
            <w:tcPrChange w:id="509" w:author="Kenneth Nyangweso" w:date="2026-10-06T10:47:00Z" w16du:dateUtc="2026-10-06T07:47:00Z">
              <w:tcPr>
                <w:tcW w:w="333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747EBFBB"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Aggregated scoring matrix consolidating all 7 impact indicators across climate benefits, public health, growth, and financial relief.</w:t>
            </w:r>
          </w:p>
        </w:tc>
        <w:tc>
          <w:tcPr>
            <w:tcW w:w="3420" w:type="dxa"/>
            <w:tcBorders>
              <w:top w:val="nil"/>
              <w:left w:val="nil"/>
              <w:bottom w:val="single" w:sz="6" w:space="0" w:color="9CC2E5"/>
              <w:right w:val="single" w:sz="6" w:space="0" w:color="9CC2E5"/>
            </w:tcBorders>
            <w:tcMar>
              <w:top w:w="0" w:type="dxa"/>
              <w:left w:w="100" w:type="dxa"/>
              <w:bottom w:w="0" w:type="dxa"/>
              <w:right w:w="100" w:type="dxa"/>
            </w:tcMar>
            <w:tcPrChange w:id="510" w:author="Kenneth Nyangweso" w:date="2026-10-06T10:47:00Z" w16du:dateUtc="2026-10-06T07:47:00Z">
              <w:tcPr>
                <w:tcW w:w="3420" w:type="dxa"/>
                <w:tcBorders>
                  <w:top w:val="nil"/>
                  <w:left w:val="nil"/>
                  <w:bottom w:val="single" w:sz="6" w:space="0" w:color="9CC2E5"/>
                  <w:right w:val="single" w:sz="6" w:space="0" w:color="9CC2E5"/>
                </w:tcBorders>
                <w:tcMar>
                  <w:top w:w="0" w:type="dxa"/>
                  <w:left w:w="100" w:type="dxa"/>
                  <w:bottom w:w="0" w:type="dxa"/>
                  <w:right w:w="100" w:type="dxa"/>
                </w:tcMar>
              </w:tcPr>
            </w:tcPrChange>
          </w:tcPr>
          <w:p w14:paraId="3D8E7127"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Master Impact Index benchmark used to prioritize international climate finance allocation and development funding placement.</w:t>
            </w:r>
          </w:p>
        </w:tc>
        <w:tc>
          <w:tcPr>
            <w:tcW w:w="3420" w:type="dxa"/>
            <w:tcBorders>
              <w:top w:val="nil"/>
              <w:left w:val="nil"/>
              <w:bottom w:val="single" w:sz="6" w:space="0" w:color="9CC2E5"/>
              <w:right w:val="single" w:sz="6" w:space="0" w:color="9CC2E5"/>
            </w:tcBorders>
            <w:tcPrChange w:id="511" w:author="Kenneth Nyangweso" w:date="2026-10-06T10:47:00Z" w16du:dateUtc="2026-10-06T07:47:00Z">
              <w:tcPr>
                <w:tcW w:w="3420" w:type="dxa"/>
                <w:tcBorders>
                  <w:top w:val="nil"/>
                  <w:left w:val="nil"/>
                  <w:bottom w:val="single" w:sz="6" w:space="0" w:color="9CC2E5"/>
                  <w:right w:val="single" w:sz="6" w:space="0" w:color="9CC2E5"/>
                </w:tcBorders>
              </w:tcPr>
            </w:tcPrChange>
          </w:tcPr>
          <w:p w14:paraId="0BBA6F0A" w14:textId="781B1B33" w:rsidR="00944E48" w:rsidRDefault="00CE5868">
            <w:pPr>
              <w:spacing w:after="0" w:line="276" w:lineRule="auto"/>
              <w:jc w:val="both"/>
              <w:rPr>
                <w:rFonts w:ascii="Arial" w:eastAsia="Arial" w:hAnsi="Arial" w:cs="Arial"/>
                <w:sz w:val="24"/>
                <w:szCs w:val="24"/>
              </w:rPr>
            </w:pPr>
            <w:ins w:id="512" w:author="Kenneth Nyangweso" w:date="2026-10-06T11:05:00Z">
              <w:r w:rsidRPr="00CE5868">
                <w:rPr>
                  <w:rFonts w:ascii="Arial" w:eastAsia="Arial" w:hAnsi="Arial" w:cs="Arial"/>
                  <w:b/>
                  <w:bCs/>
                  <w:sz w:val="24"/>
                  <w:szCs w:val="24"/>
                </w:rPr>
                <w:t>Acquired:</w:t>
              </w:r>
              <w:r w:rsidRPr="00CE5868">
                <w:rPr>
                  <w:rFonts w:ascii="Arial" w:eastAsia="Arial" w:hAnsi="Arial" w:cs="Arial"/>
                  <w:sz w:val="24"/>
                  <w:szCs w:val="24"/>
                </w:rPr>
                <w:t xml:space="preserve"> Sub-sheet dataset from the </w:t>
              </w:r>
              <w:r w:rsidRPr="00CE5868">
                <w:rPr>
                  <w:rFonts w:ascii="Arial" w:eastAsia="Arial" w:hAnsi="Arial" w:cs="Arial"/>
                  <w:i/>
                  <w:iCs/>
                  <w:sz w:val="24"/>
                  <w:szCs w:val="24"/>
                </w:rPr>
                <w:t>Energy for Growth Hub</w:t>
              </w:r>
              <w:r w:rsidRPr="00CE5868">
                <w:rPr>
                  <w:rFonts w:ascii="Arial" w:eastAsia="Arial" w:hAnsi="Arial" w:cs="Arial"/>
                  <w:sz w:val="24"/>
                  <w:szCs w:val="24"/>
                </w:rPr>
                <w:t xml:space="preserve"> Africa EV Readiness Database.</w:t>
              </w:r>
            </w:ins>
          </w:p>
        </w:tc>
      </w:tr>
      <w:tr w:rsidR="00944E48" w14:paraId="69CF9313" w14:textId="0A42800B" w:rsidTr="00944E48">
        <w:trPr>
          <w:trHeight w:val="1290"/>
          <w:trPrChange w:id="513" w:author="Kenneth Nyangweso" w:date="2026-10-06T10:47:00Z" w16du:dateUtc="2026-10-06T07:47:00Z">
            <w:trPr>
              <w:trHeight w:val="1290"/>
            </w:trPr>
          </w:trPrChange>
        </w:trPr>
        <w:tc>
          <w:tcPr>
            <w:tcW w:w="630" w:type="dxa"/>
            <w:tcBorders>
              <w:top w:val="nil"/>
              <w:left w:val="single" w:sz="6" w:space="0" w:color="9CC2E5"/>
              <w:bottom w:val="nil"/>
              <w:right w:val="single" w:sz="6" w:space="0" w:color="9CC2E5"/>
            </w:tcBorders>
            <w:shd w:val="clear" w:color="auto" w:fill="DEEAF6"/>
            <w:tcMar>
              <w:top w:w="0" w:type="dxa"/>
              <w:left w:w="100" w:type="dxa"/>
              <w:bottom w:w="0" w:type="dxa"/>
              <w:right w:w="100" w:type="dxa"/>
            </w:tcMar>
            <w:tcPrChange w:id="514" w:author="Kenneth Nyangweso" w:date="2026-10-06T10:47:00Z" w16du:dateUtc="2026-10-06T07:47:00Z">
              <w:tcPr>
                <w:tcW w:w="630" w:type="dxa"/>
                <w:tcBorders>
                  <w:top w:val="nil"/>
                  <w:left w:val="single" w:sz="6" w:space="0" w:color="9CC2E5"/>
                  <w:bottom w:val="nil"/>
                  <w:right w:val="single" w:sz="6" w:space="0" w:color="9CC2E5"/>
                </w:tcBorders>
                <w:shd w:val="clear" w:color="auto" w:fill="DEEAF6"/>
                <w:tcMar>
                  <w:top w:w="0" w:type="dxa"/>
                  <w:left w:w="100" w:type="dxa"/>
                  <w:bottom w:w="0" w:type="dxa"/>
                  <w:right w:w="100" w:type="dxa"/>
                </w:tcMar>
              </w:tcPr>
            </w:tcPrChange>
          </w:tcPr>
          <w:p w14:paraId="05D4F267" w14:textId="77777777" w:rsidR="00944E48" w:rsidRDefault="00944E48">
            <w:pPr>
              <w:spacing w:after="0" w:line="276" w:lineRule="auto"/>
              <w:jc w:val="both"/>
              <w:rPr>
                <w:rFonts w:ascii="Arial" w:eastAsia="Arial" w:hAnsi="Arial" w:cs="Arial"/>
                <w:b/>
                <w:bCs/>
              </w:rPr>
            </w:pPr>
            <w:commentRangeStart w:id="515"/>
            <w:commentRangeStart w:id="516"/>
            <w:r>
              <w:rPr>
                <w:rFonts w:ascii="Arial" w:eastAsia="Arial" w:hAnsi="Arial" w:cs="Arial"/>
                <w:b/>
                <w:bCs/>
              </w:rPr>
              <w:t>31.</w:t>
            </w:r>
          </w:p>
        </w:tc>
        <w:tc>
          <w:tcPr>
            <w:tcW w:w="1800" w:type="dxa"/>
            <w:tcBorders>
              <w:top w:val="nil"/>
              <w:left w:val="nil"/>
              <w:bottom w:val="nil"/>
              <w:right w:val="single" w:sz="6" w:space="0" w:color="9CC2E5"/>
            </w:tcBorders>
            <w:shd w:val="clear" w:color="auto" w:fill="DEEAF6"/>
            <w:tcMar>
              <w:top w:w="0" w:type="dxa"/>
              <w:left w:w="100" w:type="dxa"/>
              <w:bottom w:w="0" w:type="dxa"/>
              <w:right w:w="100" w:type="dxa"/>
            </w:tcMar>
            <w:tcPrChange w:id="517" w:author="Kenneth Nyangweso" w:date="2026-10-06T10:47:00Z" w16du:dateUtc="2026-10-06T07:47:00Z">
              <w:tcPr>
                <w:tcW w:w="1800" w:type="dxa"/>
                <w:tcBorders>
                  <w:top w:val="nil"/>
                  <w:left w:val="nil"/>
                  <w:bottom w:val="nil"/>
                  <w:right w:val="single" w:sz="6" w:space="0" w:color="9CC2E5"/>
                </w:tcBorders>
                <w:shd w:val="clear" w:color="auto" w:fill="DEEAF6"/>
                <w:tcMar>
                  <w:top w:w="0" w:type="dxa"/>
                  <w:left w:w="100" w:type="dxa"/>
                  <w:bottom w:w="0" w:type="dxa"/>
                  <w:right w:w="100" w:type="dxa"/>
                </w:tcMar>
              </w:tcPr>
            </w:tcPrChange>
          </w:tcPr>
          <w:p w14:paraId="5563FAC3" w14:textId="77777777" w:rsidR="00944E48" w:rsidRDefault="00944E48">
            <w:pPr>
              <w:spacing w:after="0" w:line="276" w:lineRule="auto"/>
              <w:jc w:val="both"/>
              <w:rPr>
                <w:rFonts w:ascii="Arial" w:eastAsia="Arial" w:hAnsi="Arial" w:cs="Arial"/>
                <w:b/>
                <w:bCs/>
              </w:rPr>
            </w:pPr>
            <w:r>
              <w:rPr>
                <w:rFonts w:ascii="Arial" w:eastAsia="Arial" w:hAnsi="Arial" w:cs="Arial"/>
                <w:b/>
                <w:bCs/>
              </w:rPr>
              <w:t>Readiness and Impact Combined S</w:t>
            </w:r>
            <w:commentRangeEnd w:id="515"/>
            <w:r>
              <w:rPr>
                <w:rStyle w:val="CommentReference"/>
                <w:rFonts w:ascii="Arial" w:eastAsia="Arial" w:hAnsi="Arial" w:cs="Arial"/>
                <w:b/>
                <w:bCs/>
                <w:sz w:val="22"/>
                <w:szCs w:val="22"/>
              </w:rPr>
              <w:commentReference w:id="515"/>
            </w:r>
            <w:commentRangeEnd w:id="516"/>
            <w:r w:rsidR="00AD328D">
              <w:rPr>
                <w:rStyle w:val="CommentReference"/>
                <w:rFonts w:ascii="Arial" w:eastAsia="Arial" w:hAnsi="Arial" w:cs="Arial"/>
                <w:b/>
                <w:bCs/>
                <w:sz w:val="22"/>
                <w:szCs w:val="22"/>
              </w:rPr>
              <w:commentReference w:id="516"/>
            </w:r>
          </w:p>
        </w:tc>
        <w:tc>
          <w:tcPr>
            <w:tcW w:w="3330" w:type="dxa"/>
            <w:tcBorders>
              <w:top w:val="nil"/>
              <w:left w:val="nil"/>
              <w:bottom w:val="nil"/>
              <w:right w:val="single" w:sz="6" w:space="0" w:color="9CC2E5"/>
            </w:tcBorders>
            <w:shd w:val="clear" w:color="auto" w:fill="DEEAF6"/>
            <w:tcMar>
              <w:top w:w="0" w:type="dxa"/>
              <w:left w:w="100" w:type="dxa"/>
              <w:bottom w:w="0" w:type="dxa"/>
              <w:right w:w="100" w:type="dxa"/>
            </w:tcMar>
            <w:tcPrChange w:id="518" w:author="Kenneth Nyangweso" w:date="2026-10-06T10:47:00Z" w16du:dateUtc="2026-10-06T07:47:00Z">
              <w:tcPr>
                <w:tcW w:w="3330" w:type="dxa"/>
                <w:tcBorders>
                  <w:top w:val="nil"/>
                  <w:left w:val="nil"/>
                  <w:bottom w:val="nil"/>
                  <w:right w:val="single" w:sz="6" w:space="0" w:color="9CC2E5"/>
                </w:tcBorders>
                <w:shd w:val="clear" w:color="auto" w:fill="DEEAF6"/>
                <w:tcMar>
                  <w:top w:w="0" w:type="dxa"/>
                  <w:left w:w="100" w:type="dxa"/>
                  <w:bottom w:w="0" w:type="dxa"/>
                  <w:right w:w="100" w:type="dxa"/>
                </w:tcMar>
              </w:tcPr>
            </w:tcPrChange>
          </w:tcPr>
          <w:p w14:paraId="7797DE28" w14:textId="77777777" w:rsidR="00944E48" w:rsidRDefault="00944E48">
            <w:pPr>
              <w:spacing w:after="0" w:line="276" w:lineRule="auto"/>
              <w:jc w:val="both"/>
              <w:rPr>
                <w:rFonts w:ascii="Arial" w:eastAsia="Arial" w:hAnsi="Arial" w:cs="Arial"/>
                <w:sz w:val="24"/>
                <w:szCs w:val="24"/>
              </w:rPr>
            </w:pPr>
            <w:r>
              <w:rPr>
                <w:rFonts w:ascii="Arial" w:eastAsia="Arial" w:hAnsi="Arial" w:cs="Arial"/>
                <w:sz w:val="24"/>
                <w:szCs w:val="24"/>
              </w:rPr>
              <w:t>Master index table combining Readiness and Impact metrics into equal-weighted averages to establish national priority quadrants.</w:t>
            </w:r>
          </w:p>
        </w:tc>
        <w:tc>
          <w:tcPr>
            <w:tcW w:w="3420" w:type="dxa"/>
            <w:tcBorders>
              <w:top w:val="nil"/>
              <w:left w:val="nil"/>
              <w:bottom w:val="nil"/>
              <w:right w:val="single" w:sz="6" w:space="0" w:color="9CC2E5"/>
            </w:tcBorders>
            <w:shd w:val="clear" w:color="auto" w:fill="DEEAF6"/>
            <w:tcMar>
              <w:top w:w="0" w:type="dxa"/>
              <w:left w:w="100" w:type="dxa"/>
              <w:bottom w:w="0" w:type="dxa"/>
              <w:right w:w="100" w:type="dxa"/>
            </w:tcMar>
            <w:tcPrChange w:id="519" w:author="Kenneth Nyangweso" w:date="2026-10-06T10:47:00Z" w16du:dateUtc="2026-10-06T07:47:00Z">
              <w:tcPr>
                <w:tcW w:w="3420" w:type="dxa"/>
                <w:tcBorders>
                  <w:top w:val="nil"/>
                  <w:left w:val="nil"/>
                  <w:bottom w:val="nil"/>
                  <w:right w:val="single" w:sz="6" w:space="0" w:color="9CC2E5"/>
                </w:tcBorders>
                <w:shd w:val="clear" w:color="auto" w:fill="DEEAF6"/>
                <w:tcMar>
                  <w:top w:w="0" w:type="dxa"/>
                  <w:left w:w="100" w:type="dxa"/>
                  <w:bottom w:w="0" w:type="dxa"/>
                  <w:right w:w="100" w:type="dxa"/>
                </w:tcMar>
              </w:tcPr>
            </w:tcPrChange>
          </w:tcPr>
          <w:p w14:paraId="1832A423" w14:textId="6C953A0C" w:rsidR="00944E48" w:rsidRDefault="00944E48">
            <w:pPr>
              <w:spacing w:after="0" w:line="276" w:lineRule="auto"/>
              <w:jc w:val="both"/>
              <w:rPr>
                <w:rFonts w:ascii="Arial" w:eastAsia="Arial" w:hAnsi="Arial" w:cs="Arial"/>
                <w:sz w:val="24"/>
                <w:szCs w:val="24"/>
              </w:rPr>
            </w:pPr>
            <w:ins w:id="520" w:author="Kenneth Nyangweso" w:date="2026-10-06T09:53:00Z">
              <w:r w:rsidRPr="00AD328D">
                <w:rPr>
                  <w:rFonts w:ascii="Arial" w:eastAsia="Arial" w:hAnsi="Arial" w:cs="Arial"/>
                  <w:sz w:val="24"/>
                  <w:szCs w:val="24"/>
                </w:rPr>
                <w:t xml:space="preserve">Primary synthesis deliverable of the database underpinning all flagship report recommendations and country investment classifications; </w:t>
              </w:r>
              <w:r w:rsidRPr="00AD328D">
                <w:rPr>
                  <w:rFonts w:ascii="Arial" w:eastAsia="Arial" w:hAnsi="Arial" w:cs="Arial"/>
                  <w:sz w:val="24"/>
                  <w:szCs w:val="24"/>
                  <w:rPrChange w:id="521" w:author="Kenneth Nyangweso" w:date="2026-10-06T09:53:00Z" w16du:dateUtc="2026-10-06T06:53:00Z">
                    <w:rPr>
                      <w:rFonts w:ascii="Arial" w:eastAsia="Arial" w:hAnsi="Arial" w:cs="Arial"/>
                      <w:b/>
                      <w:bCs/>
                      <w:sz w:val="24"/>
                      <w:szCs w:val="24"/>
                    </w:rPr>
                  </w:rPrChange>
                </w:rPr>
                <w:t>integrates a qualitative Just Transition overlay assessing regional skills gaps, localized training needs, and labor mitigation strategies for ICE job displacement.</w:t>
              </w:r>
            </w:ins>
            <w:del w:id="522" w:author="Kenneth Nyangweso" w:date="2026-10-06T09:53:00Z" w16du:dateUtc="2026-10-06T06:53:00Z">
              <w:r w:rsidDel="00AD328D">
                <w:rPr>
                  <w:rFonts w:ascii="Arial" w:eastAsia="Arial" w:hAnsi="Arial" w:cs="Arial"/>
                  <w:sz w:val="24"/>
                  <w:szCs w:val="24"/>
                </w:rPr>
                <w:delText>Primary synthesis deliverable of the database, underpinning all flagship report recommendations and country investment classifications.</w:delText>
              </w:r>
            </w:del>
          </w:p>
        </w:tc>
        <w:tc>
          <w:tcPr>
            <w:tcW w:w="3420" w:type="dxa"/>
            <w:tcBorders>
              <w:top w:val="nil"/>
              <w:left w:val="nil"/>
              <w:bottom w:val="nil"/>
              <w:right w:val="single" w:sz="6" w:space="0" w:color="9CC2E5"/>
            </w:tcBorders>
            <w:shd w:val="clear" w:color="auto" w:fill="DEEAF6"/>
            <w:tcPrChange w:id="523" w:author="Kenneth Nyangweso" w:date="2026-10-06T10:47:00Z" w16du:dateUtc="2026-10-06T07:47:00Z">
              <w:tcPr>
                <w:tcW w:w="3420" w:type="dxa"/>
                <w:tcBorders>
                  <w:top w:val="nil"/>
                  <w:left w:val="nil"/>
                  <w:bottom w:val="nil"/>
                  <w:right w:val="single" w:sz="6" w:space="0" w:color="9CC2E5"/>
                </w:tcBorders>
                <w:shd w:val="clear" w:color="auto" w:fill="DEEAF6"/>
              </w:tcPr>
            </w:tcPrChange>
          </w:tcPr>
          <w:p w14:paraId="3436DC52" w14:textId="0B8B4C09" w:rsidR="00944E48" w:rsidRPr="00AD328D" w:rsidRDefault="00CE5868">
            <w:pPr>
              <w:spacing w:after="0" w:line="276" w:lineRule="auto"/>
              <w:jc w:val="both"/>
              <w:rPr>
                <w:rFonts w:ascii="Arial" w:eastAsia="Arial" w:hAnsi="Arial" w:cs="Arial"/>
                <w:b/>
                <w:bCs/>
                <w:sz w:val="24"/>
                <w:szCs w:val="24"/>
              </w:rPr>
            </w:pPr>
            <w:ins w:id="524" w:author="Kenneth Nyangweso" w:date="2026-10-06T11:05:00Z">
              <w:r w:rsidRPr="00A53CC1">
                <w:rPr>
                  <w:rFonts w:ascii="Arial" w:eastAsia="Arial" w:hAnsi="Arial" w:cs="Arial"/>
                  <w:b/>
                  <w:bCs/>
                  <w:sz w:val="24"/>
                  <w:szCs w:val="24"/>
                </w:rPr>
                <w:t>Acquired:</w:t>
              </w:r>
              <w:r w:rsidRPr="00A53CC1">
                <w:rPr>
                  <w:rFonts w:ascii="Arial" w:eastAsia="Arial" w:hAnsi="Arial" w:cs="Arial"/>
                  <w:sz w:val="24"/>
                  <w:szCs w:val="24"/>
                  <w:rPrChange w:id="525" w:author="Kenneth Nyangweso" w:date="2026-10-06T11:23:00Z" w16du:dateUtc="2026-10-06T08:23:00Z">
                    <w:rPr>
                      <w:rFonts w:ascii="Arial" w:eastAsia="Arial" w:hAnsi="Arial" w:cs="Arial"/>
                      <w:b/>
                      <w:bCs/>
                      <w:sz w:val="24"/>
                      <w:szCs w:val="24"/>
                    </w:rPr>
                  </w:rPrChange>
                </w:rPr>
                <w:t xml:space="preserve"> Sub-sheet dataset from the </w:t>
              </w:r>
              <w:r w:rsidRPr="00A53CC1">
                <w:rPr>
                  <w:rFonts w:ascii="Arial" w:eastAsia="Arial" w:hAnsi="Arial" w:cs="Arial"/>
                  <w:i/>
                  <w:iCs/>
                  <w:sz w:val="24"/>
                  <w:szCs w:val="24"/>
                  <w:rPrChange w:id="526" w:author="Kenneth Nyangweso" w:date="2026-10-06T11:23:00Z" w16du:dateUtc="2026-10-06T08:23:00Z">
                    <w:rPr>
                      <w:rFonts w:ascii="Arial" w:eastAsia="Arial" w:hAnsi="Arial" w:cs="Arial"/>
                      <w:b/>
                      <w:bCs/>
                      <w:i/>
                      <w:iCs/>
                      <w:sz w:val="24"/>
                      <w:szCs w:val="24"/>
                    </w:rPr>
                  </w:rPrChange>
                </w:rPr>
                <w:t>Energy for Growth Hub</w:t>
              </w:r>
              <w:r w:rsidRPr="00A53CC1">
                <w:rPr>
                  <w:rFonts w:ascii="Arial" w:eastAsia="Arial" w:hAnsi="Arial" w:cs="Arial"/>
                  <w:sz w:val="24"/>
                  <w:szCs w:val="24"/>
                  <w:rPrChange w:id="527" w:author="Kenneth Nyangweso" w:date="2026-10-06T11:23:00Z" w16du:dateUtc="2026-10-06T08:23:00Z">
                    <w:rPr>
                      <w:rFonts w:ascii="Arial" w:eastAsia="Arial" w:hAnsi="Arial" w:cs="Arial"/>
                      <w:b/>
                      <w:bCs/>
                      <w:sz w:val="24"/>
                      <w:szCs w:val="24"/>
                    </w:rPr>
                  </w:rPrChange>
                </w:rPr>
                <w:t xml:space="preserve"> Africa EV Readin</w:t>
              </w:r>
              <w:r w:rsidRPr="00CE5868">
                <w:rPr>
                  <w:rFonts w:ascii="Arial" w:eastAsia="Arial" w:hAnsi="Arial" w:cs="Arial"/>
                  <w:b/>
                  <w:bCs/>
                  <w:sz w:val="24"/>
                  <w:szCs w:val="24"/>
                </w:rPr>
                <w:t>ess Database.</w:t>
              </w:r>
            </w:ins>
          </w:p>
        </w:tc>
      </w:tr>
      <w:tr w:rsidR="00944E48" w14:paraId="6A249A61" w14:textId="37AF03B7" w:rsidTr="00944E48">
        <w:trPr>
          <w:trHeight w:val="1290"/>
          <w:ins w:id="528" w:author="Kenneth Nyangweso" w:date="2026-10-06T09:57:00Z" w16du:dateUtc="2026-10-06T06:57:00Z"/>
          <w:trPrChange w:id="529" w:author="Kenneth Nyangweso" w:date="2026-10-06T10:47:00Z" w16du:dateUtc="2026-10-06T07:47:00Z">
            <w:trPr>
              <w:trHeight w:val="1290"/>
            </w:trPr>
          </w:trPrChange>
        </w:trPr>
        <w:tc>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Change w:id="530" w:author="Kenneth Nyangweso" w:date="2026-10-06T10:47:00Z" w16du:dateUtc="2026-10-06T07:47:00Z">
              <w:tcPr>
                <w:tcW w:w="630" w:type="dxa"/>
                <w:tcBorders>
                  <w:top w:val="nil"/>
                  <w:left w:val="single" w:sz="6" w:space="0" w:color="9CC2E5"/>
                  <w:bottom w:val="single" w:sz="6" w:space="0" w:color="9CC2E5"/>
                  <w:right w:val="single" w:sz="6" w:space="0" w:color="9CC2E5"/>
                </w:tcBorders>
                <w:shd w:val="clear" w:color="auto" w:fill="DEEAF6"/>
                <w:tcMar>
                  <w:top w:w="0" w:type="dxa"/>
                  <w:left w:w="100" w:type="dxa"/>
                  <w:bottom w:w="0" w:type="dxa"/>
                  <w:right w:w="100" w:type="dxa"/>
                </w:tcMar>
              </w:tcPr>
            </w:tcPrChange>
          </w:tcPr>
          <w:p w14:paraId="2A6C67FA" w14:textId="681094F4" w:rsidR="00944E48" w:rsidRDefault="00944E48">
            <w:pPr>
              <w:spacing w:after="0" w:line="276" w:lineRule="auto"/>
              <w:jc w:val="both"/>
              <w:rPr>
                <w:ins w:id="531" w:author="Kenneth Nyangweso" w:date="2026-10-06T09:57:00Z" w16du:dateUtc="2026-10-06T06:57:00Z"/>
                <w:rFonts w:ascii="Arial" w:eastAsia="Arial" w:hAnsi="Arial" w:cs="Arial"/>
                <w:b/>
                <w:bCs/>
              </w:rPr>
            </w:pPr>
            <w:ins w:id="532" w:author="Kenneth Nyangweso" w:date="2026-10-06T09:57:00Z" w16du:dateUtc="2026-10-06T06:57:00Z">
              <w:r>
                <w:rPr>
                  <w:rFonts w:ascii="Arial" w:eastAsia="Arial" w:hAnsi="Arial" w:cs="Arial"/>
                  <w:b/>
                  <w:bCs/>
                </w:rPr>
                <w:t>32.</w:t>
              </w:r>
            </w:ins>
          </w:p>
        </w:tc>
        <w:tc>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533" w:author="Kenneth Nyangweso" w:date="2026-10-06T10:47:00Z" w16du:dateUtc="2026-10-06T07:47:00Z">
              <w:tcPr>
                <w:tcW w:w="180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6680"/>
            </w:tblGrid>
            <w:tr w:rsidR="00944E48" w:rsidRPr="00EC55AB" w14:paraId="74AAF987" w14:textId="77777777">
              <w:trPr>
                <w:tblCellSpacing w:w="15" w:type="dxa"/>
                <w:ins w:id="534" w:author="Kenneth Nyangweso" w:date="2026-10-06T09:57:00Z" w16du:dateUtc="2026-10-06T06:57:00Z"/>
              </w:trPr>
              <w:tc>
                <w:tcPr>
                  <w:tcW w:w="36" w:type="dxa"/>
                  <w:tcBorders>
                    <w:bottom w:val="nil"/>
                  </w:tcBorders>
                  <w:vAlign w:val="center"/>
                  <w:hideMark/>
                </w:tcPr>
                <w:p w14:paraId="41A2A128" w14:textId="77777777" w:rsidR="00944E48" w:rsidRPr="00EC55AB" w:rsidRDefault="00944E48" w:rsidP="00EC55AB">
                  <w:pPr>
                    <w:spacing w:after="0" w:line="240" w:lineRule="auto"/>
                    <w:rPr>
                      <w:ins w:id="535" w:author="Kenneth Nyangweso" w:date="2026-10-06T09:57:00Z" w16du:dateUtc="2026-10-06T06:57:00Z"/>
                      <w:rFonts w:ascii="Times New Roman" w:eastAsia="Times New Roman" w:hAnsi="Times New Roman" w:cs="Times New Roman"/>
                      <w:sz w:val="24"/>
                      <w:szCs w:val="24"/>
                    </w:rPr>
                  </w:pPr>
                </w:p>
              </w:tc>
              <w:tc>
                <w:tcPr>
                  <w:tcW w:w="6635" w:type="dxa"/>
                  <w:tcBorders>
                    <w:bottom w:val="nil"/>
                  </w:tcBorders>
                  <w:vAlign w:val="center"/>
                  <w:hideMark/>
                </w:tcPr>
                <w:p w14:paraId="2FD260AE" w14:textId="77777777" w:rsidR="00944E48" w:rsidRDefault="00944E48" w:rsidP="00EC55AB">
                  <w:pPr>
                    <w:spacing w:after="0" w:line="240" w:lineRule="auto"/>
                    <w:rPr>
                      <w:ins w:id="536" w:author="Kenneth Nyangweso" w:date="2026-10-06T09:58:00Z" w16du:dateUtc="2026-10-06T06:58:00Z"/>
                      <w:rFonts w:ascii="Arial" w:eastAsia="Times New Roman" w:hAnsi="Arial" w:cs="Arial"/>
                      <w:b/>
                      <w:bCs/>
                      <w:sz w:val="21"/>
                      <w:szCs w:val="21"/>
                    </w:rPr>
                  </w:pPr>
                  <w:ins w:id="537" w:author="Kenneth Nyangweso" w:date="2026-10-06T09:57:00Z" w16du:dateUtc="2026-10-06T06:57:00Z">
                    <w:r w:rsidRPr="00EC55AB">
                      <w:rPr>
                        <w:rFonts w:ascii="Arial" w:eastAsia="Times New Roman" w:hAnsi="Arial" w:cs="Arial"/>
                        <w:b/>
                        <w:bCs/>
                        <w:sz w:val="21"/>
                        <w:szCs w:val="21"/>
                      </w:rPr>
                      <w:t xml:space="preserve">Regional </w:t>
                    </w:r>
                  </w:ins>
                </w:p>
                <w:p w14:paraId="0E9C4E3B" w14:textId="77777777" w:rsidR="00944E48" w:rsidRDefault="00944E48" w:rsidP="00EC55AB">
                  <w:pPr>
                    <w:spacing w:after="0" w:line="240" w:lineRule="auto"/>
                    <w:rPr>
                      <w:ins w:id="538" w:author="Kenneth Nyangweso" w:date="2026-10-06T09:58:00Z" w16du:dateUtc="2026-10-06T06:58:00Z"/>
                      <w:rFonts w:ascii="Arial" w:eastAsia="Times New Roman" w:hAnsi="Arial" w:cs="Arial"/>
                      <w:b/>
                      <w:bCs/>
                      <w:sz w:val="21"/>
                      <w:szCs w:val="21"/>
                    </w:rPr>
                  </w:pPr>
                  <w:ins w:id="539" w:author="Kenneth Nyangweso" w:date="2026-10-06T09:57:00Z" w16du:dateUtc="2026-10-06T06:57:00Z">
                    <w:r w:rsidRPr="00EC55AB">
                      <w:rPr>
                        <w:rFonts w:ascii="Arial" w:eastAsia="Times New Roman" w:hAnsi="Arial" w:cs="Arial"/>
                        <w:b/>
                        <w:bCs/>
                        <w:sz w:val="21"/>
                        <w:szCs w:val="21"/>
                      </w:rPr>
                      <w:t xml:space="preserve">Technical </w:t>
                    </w:r>
                  </w:ins>
                </w:p>
                <w:p w14:paraId="739B327F" w14:textId="77777777" w:rsidR="00944E48" w:rsidRDefault="00944E48" w:rsidP="00EC55AB">
                  <w:pPr>
                    <w:spacing w:after="0" w:line="240" w:lineRule="auto"/>
                    <w:rPr>
                      <w:ins w:id="540" w:author="Kenneth Nyangweso" w:date="2026-10-06T09:58:00Z" w16du:dateUtc="2026-10-06T06:58:00Z"/>
                      <w:rFonts w:ascii="Arial" w:eastAsia="Times New Roman" w:hAnsi="Arial" w:cs="Arial"/>
                      <w:b/>
                      <w:bCs/>
                      <w:sz w:val="21"/>
                      <w:szCs w:val="21"/>
                    </w:rPr>
                  </w:pPr>
                  <w:ins w:id="541" w:author="Kenneth Nyangweso" w:date="2026-10-06T09:57:00Z" w16du:dateUtc="2026-10-06T06:57:00Z">
                    <w:r w:rsidRPr="00EC55AB">
                      <w:rPr>
                        <w:rFonts w:ascii="Arial" w:eastAsia="Times New Roman" w:hAnsi="Arial" w:cs="Arial"/>
                        <w:b/>
                        <w:bCs/>
                        <w:sz w:val="21"/>
                        <w:szCs w:val="21"/>
                      </w:rPr>
                      <w:t xml:space="preserve">Standards </w:t>
                    </w:r>
                  </w:ins>
                </w:p>
                <w:p w14:paraId="2EBAAA20" w14:textId="77777777" w:rsidR="00944E48" w:rsidRDefault="00944E48" w:rsidP="00EC55AB">
                  <w:pPr>
                    <w:spacing w:after="0" w:line="240" w:lineRule="auto"/>
                    <w:rPr>
                      <w:ins w:id="542" w:author="Kenneth Nyangweso" w:date="2026-10-06T09:58:00Z" w16du:dateUtc="2026-10-06T06:58:00Z"/>
                      <w:rFonts w:ascii="Arial" w:eastAsia="Times New Roman" w:hAnsi="Arial" w:cs="Arial"/>
                      <w:b/>
                      <w:bCs/>
                      <w:sz w:val="21"/>
                      <w:szCs w:val="21"/>
                    </w:rPr>
                  </w:pPr>
                  <w:ins w:id="543" w:author="Kenneth Nyangweso" w:date="2026-10-06T09:57:00Z" w16du:dateUtc="2026-10-06T06:57:00Z">
                    <w:r w:rsidRPr="00EC55AB">
                      <w:rPr>
                        <w:rFonts w:ascii="Arial" w:eastAsia="Times New Roman" w:hAnsi="Arial" w:cs="Arial"/>
                        <w:b/>
                        <w:bCs/>
                        <w:sz w:val="21"/>
                        <w:szCs w:val="21"/>
                      </w:rPr>
                      <w:t xml:space="preserve">and </w:t>
                    </w:r>
                  </w:ins>
                </w:p>
                <w:p w14:paraId="2D72BA3B" w14:textId="77777777" w:rsidR="00944E48" w:rsidRDefault="00944E48" w:rsidP="00EC55AB">
                  <w:pPr>
                    <w:spacing w:after="0" w:line="240" w:lineRule="auto"/>
                    <w:rPr>
                      <w:ins w:id="544" w:author="Kenneth Nyangweso" w:date="2026-10-06T09:58:00Z" w16du:dateUtc="2026-10-06T06:58:00Z"/>
                      <w:rFonts w:ascii="Arial" w:eastAsia="Times New Roman" w:hAnsi="Arial" w:cs="Arial"/>
                      <w:b/>
                      <w:bCs/>
                      <w:sz w:val="21"/>
                      <w:szCs w:val="21"/>
                    </w:rPr>
                  </w:pPr>
                  <w:ins w:id="545" w:author="Kenneth Nyangweso" w:date="2026-10-06T09:57:00Z" w16du:dateUtc="2026-10-06T06:57:00Z">
                    <w:r w:rsidRPr="00EC55AB">
                      <w:rPr>
                        <w:rFonts w:ascii="Arial" w:eastAsia="Times New Roman" w:hAnsi="Arial" w:cs="Arial"/>
                        <w:b/>
                        <w:bCs/>
                        <w:sz w:val="21"/>
                        <w:szCs w:val="21"/>
                      </w:rPr>
                      <w:t xml:space="preserve">Customs </w:t>
                    </w:r>
                  </w:ins>
                </w:p>
                <w:p w14:paraId="0073CF4E" w14:textId="77777777" w:rsidR="00944E48" w:rsidRDefault="00944E48" w:rsidP="00EC55AB">
                  <w:pPr>
                    <w:spacing w:after="0" w:line="240" w:lineRule="auto"/>
                    <w:rPr>
                      <w:ins w:id="546" w:author="Kenneth Nyangweso" w:date="2026-10-06T09:58:00Z" w16du:dateUtc="2026-10-06T06:58:00Z"/>
                      <w:rFonts w:ascii="Arial" w:eastAsia="Times New Roman" w:hAnsi="Arial" w:cs="Arial"/>
                      <w:b/>
                      <w:bCs/>
                      <w:sz w:val="21"/>
                      <w:szCs w:val="21"/>
                    </w:rPr>
                  </w:pPr>
                  <w:ins w:id="547" w:author="Kenneth Nyangweso" w:date="2026-10-06T09:57:00Z" w16du:dateUtc="2026-10-06T06:57:00Z">
                    <w:r w:rsidRPr="00EC55AB">
                      <w:rPr>
                        <w:rFonts w:ascii="Arial" w:eastAsia="Times New Roman" w:hAnsi="Arial" w:cs="Arial"/>
                        <w:b/>
                        <w:bCs/>
                        <w:sz w:val="21"/>
                        <w:szCs w:val="21"/>
                      </w:rPr>
                      <w:t>Classifications</w:t>
                    </w:r>
                  </w:ins>
                </w:p>
                <w:p w14:paraId="170D4F61" w14:textId="5E230496" w:rsidR="00944E48" w:rsidRPr="00EC55AB" w:rsidRDefault="00944E48" w:rsidP="00EC55AB">
                  <w:pPr>
                    <w:spacing w:after="0" w:line="240" w:lineRule="auto"/>
                    <w:rPr>
                      <w:ins w:id="548" w:author="Kenneth Nyangweso" w:date="2026-10-06T09:57:00Z" w16du:dateUtc="2026-10-06T06:57:00Z"/>
                      <w:rFonts w:ascii="Arial" w:eastAsia="Times New Roman" w:hAnsi="Arial" w:cs="Arial"/>
                      <w:b/>
                      <w:bCs/>
                      <w:sz w:val="21"/>
                      <w:szCs w:val="21"/>
                      <w:rPrChange w:id="549" w:author="Kenneth Nyangweso" w:date="2026-10-06T09:58:00Z" w16du:dateUtc="2026-10-06T06:58:00Z">
                        <w:rPr>
                          <w:ins w:id="550" w:author="Kenneth Nyangweso" w:date="2026-10-06T09:57:00Z" w16du:dateUtc="2026-10-06T06:57:00Z"/>
                          <w:rFonts w:ascii="Arial" w:eastAsia="Times New Roman" w:hAnsi="Arial" w:cs="Arial"/>
                          <w:sz w:val="21"/>
                          <w:szCs w:val="21"/>
                        </w:rPr>
                      </w:rPrChange>
                    </w:rPr>
                  </w:pPr>
                  <w:ins w:id="551" w:author="Kenneth Nyangweso" w:date="2026-10-06T09:57:00Z" w16du:dateUtc="2026-10-06T06:57:00Z">
                    <w:r w:rsidRPr="00EC55AB">
                      <w:rPr>
                        <w:rFonts w:ascii="Arial" w:eastAsia="Times New Roman" w:hAnsi="Arial" w:cs="Arial"/>
                        <w:b/>
                        <w:bCs/>
                        <w:sz w:val="21"/>
                        <w:szCs w:val="21"/>
                      </w:rPr>
                      <w:t xml:space="preserve"> Matrix</w:t>
                    </w:r>
                  </w:ins>
                </w:p>
              </w:tc>
            </w:tr>
          </w:tbl>
          <w:p w14:paraId="1BDDA2B6" w14:textId="77777777" w:rsidR="00944E48" w:rsidRDefault="00944E48">
            <w:pPr>
              <w:spacing w:after="0" w:line="276" w:lineRule="auto"/>
              <w:jc w:val="both"/>
              <w:rPr>
                <w:ins w:id="552" w:author="Kenneth Nyangweso" w:date="2026-10-06T09:57:00Z" w16du:dateUtc="2026-10-06T06:57:00Z"/>
                <w:rFonts w:ascii="Arial" w:eastAsia="Arial" w:hAnsi="Arial" w:cs="Arial"/>
                <w:b/>
                <w:bCs/>
              </w:rPr>
            </w:pPr>
          </w:p>
        </w:tc>
        <w:tc>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553" w:author="Kenneth Nyangweso" w:date="2026-10-06T10:47:00Z" w16du:dateUtc="2026-10-06T07:47:00Z">
              <w:tcPr>
                <w:tcW w:w="333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20B7DF22" w14:textId="4981FF75" w:rsidR="00944E48" w:rsidRDefault="00944E48">
            <w:pPr>
              <w:spacing w:after="0" w:line="276" w:lineRule="auto"/>
              <w:jc w:val="both"/>
              <w:rPr>
                <w:ins w:id="554" w:author="Kenneth Nyangweso" w:date="2026-10-06T09:57:00Z" w16du:dateUtc="2026-10-06T06:57:00Z"/>
                <w:rFonts w:ascii="Arial" w:eastAsia="Arial" w:hAnsi="Arial" w:cs="Arial"/>
                <w:sz w:val="24"/>
                <w:szCs w:val="24"/>
              </w:rPr>
            </w:pPr>
            <w:ins w:id="555" w:author="Kenneth Nyangweso" w:date="2026-10-06T09:59:00Z">
              <w:r w:rsidRPr="00EC55AB">
                <w:rPr>
                  <w:rFonts w:ascii="Arial" w:eastAsia="Arial" w:hAnsi="Arial" w:cs="Arial"/>
                  <w:sz w:val="24"/>
                  <w:szCs w:val="24"/>
                </w:rPr>
                <w:t xml:space="preserve">Comprehensive mapping of </w:t>
              </w:r>
              <w:r w:rsidRPr="00EC55AB">
                <w:rPr>
                  <w:rFonts w:ascii="Arial" w:eastAsia="Arial" w:hAnsi="Arial" w:cs="Arial"/>
                  <w:b/>
                  <w:bCs/>
                  <w:sz w:val="24"/>
                  <w:szCs w:val="24"/>
                </w:rPr>
                <w:t>HS codes</w:t>
              </w:r>
              <w:r w:rsidRPr="00EC55AB">
                <w:rPr>
                  <w:rFonts w:ascii="Arial" w:eastAsia="Arial" w:hAnsi="Arial" w:cs="Arial"/>
                  <w:sz w:val="24"/>
                  <w:szCs w:val="24"/>
                </w:rPr>
                <w:t xml:space="preserve"> (for CBUs, CKD kits, cells, and chargers), adopted </w:t>
              </w:r>
              <w:r w:rsidRPr="00EC55AB">
                <w:rPr>
                  <w:rFonts w:ascii="Arial" w:eastAsia="Arial" w:hAnsi="Arial" w:cs="Arial"/>
                  <w:b/>
                  <w:bCs/>
                  <w:sz w:val="24"/>
                  <w:szCs w:val="24"/>
                </w:rPr>
                <w:t>safety/performance standards</w:t>
              </w:r>
              <w:r w:rsidRPr="00EC55AB">
                <w:rPr>
                  <w:rFonts w:ascii="Arial" w:eastAsia="Arial" w:hAnsi="Arial" w:cs="Arial"/>
                  <w:sz w:val="24"/>
                  <w:szCs w:val="24"/>
                </w:rPr>
                <w:t xml:space="preserve"> (e.g., UN ECE R100 for batteries, national bureaus like KEBS, TBS, RSB), and </w:t>
              </w:r>
              <w:r w:rsidRPr="00EC55AB">
                <w:rPr>
                  <w:rFonts w:ascii="Arial" w:eastAsia="Arial" w:hAnsi="Arial" w:cs="Arial"/>
                  <w:b/>
                  <w:bCs/>
                  <w:sz w:val="24"/>
                  <w:szCs w:val="24"/>
                </w:rPr>
                <w:t>charging protocols</w:t>
              </w:r>
              <w:r w:rsidRPr="00EC55AB">
                <w:rPr>
                  <w:rFonts w:ascii="Arial" w:eastAsia="Arial" w:hAnsi="Arial" w:cs="Arial"/>
                  <w:sz w:val="24"/>
                  <w:szCs w:val="24"/>
                </w:rPr>
                <w:t xml:space="preserve"> (CCS2, GB/T, CHAdeMO) across all 8 EAC states.</w:t>
              </w:r>
            </w:ins>
          </w:p>
        </w:tc>
        <w:tc>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Change w:id="556"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Mar>
                  <w:top w:w="0" w:type="dxa"/>
                  <w:left w:w="100" w:type="dxa"/>
                  <w:bottom w:w="0" w:type="dxa"/>
                  <w:right w:w="100" w:type="dxa"/>
                </w:tcMar>
              </w:tcPr>
            </w:tcPrChange>
          </w:tcPr>
          <w:p w14:paraId="7E5CABD5" w14:textId="77777777" w:rsidR="00944E48" w:rsidRDefault="00944E48" w:rsidP="00EC55AB">
            <w:pPr>
              <w:jc w:val="both"/>
              <w:rPr>
                <w:ins w:id="557" w:author="Kenneth Nyangweso" w:date="2026-10-06T09:59:00Z" w16du:dateUtc="2026-10-06T06:59:00Z"/>
                <w:rFonts w:ascii="Arial" w:hAnsi="Arial" w:cs="Arial"/>
                <w:sz w:val="21"/>
                <w:szCs w:val="21"/>
              </w:rPr>
            </w:pPr>
            <w:ins w:id="558" w:author="Kenneth Nyangweso" w:date="2026-10-06T09:59:00Z" w16du:dateUtc="2026-10-06T06:59:00Z">
              <w:r>
                <w:rPr>
                  <w:rFonts w:ascii="Arial" w:hAnsi="Arial" w:cs="Arial"/>
                  <w:sz w:val="21"/>
                  <w:szCs w:val="21"/>
                </w:rPr>
                <w:t xml:space="preserve">Serves as the regulatory baseline for the </w:t>
              </w:r>
              <w:r>
                <w:rPr>
                  <w:rStyle w:val="Strong"/>
                  <w:rFonts w:ascii="Arial" w:hAnsi="Arial" w:cs="Arial"/>
                  <w:sz w:val="21"/>
                  <w:szCs w:val="21"/>
                </w:rPr>
                <w:t>tariff harmonization roadmap</w:t>
              </w:r>
              <w:r>
                <w:rPr>
                  <w:rFonts w:ascii="Arial" w:hAnsi="Arial" w:cs="Arial"/>
                  <w:sz w:val="21"/>
                  <w:szCs w:val="21"/>
                </w:rPr>
                <w:t>, establishes cross-border technical interoperability along regional transport corridors, and flags non-tariff trade barriers.</w:t>
              </w:r>
            </w:ins>
          </w:p>
          <w:p w14:paraId="48F7EBF9" w14:textId="77777777" w:rsidR="00944E48" w:rsidRPr="00EC55AB" w:rsidRDefault="00944E48">
            <w:pPr>
              <w:spacing w:after="0" w:line="276" w:lineRule="auto"/>
              <w:jc w:val="both"/>
              <w:rPr>
                <w:ins w:id="559" w:author="Kenneth Nyangweso" w:date="2026-10-06T09:57:00Z" w16du:dateUtc="2026-10-06T06:57:00Z"/>
                <w:rFonts w:ascii="Arial" w:eastAsia="Arial" w:hAnsi="Arial" w:cs="Arial"/>
                <w:sz w:val="24"/>
                <w:szCs w:val="24"/>
                <w:rPrChange w:id="560" w:author="Kenneth Nyangweso" w:date="2026-10-06T09:59:00Z" w16du:dateUtc="2026-10-06T06:59:00Z">
                  <w:rPr>
                    <w:ins w:id="561" w:author="Kenneth Nyangweso" w:date="2026-10-06T09:57:00Z" w16du:dateUtc="2026-10-06T06:57:00Z"/>
                    <w:rFonts w:ascii="Arial" w:eastAsia="Arial" w:hAnsi="Arial" w:cs="Arial"/>
                    <w:b/>
                    <w:bCs/>
                    <w:sz w:val="24"/>
                    <w:szCs w:val="24"/>
                  </w:rPr>
                </w:rPrChange>
              </w:rPr>
            </w:pPr>
          </w:p>
        </w:tc>
        <w:tc>
          <w:tcPr>
            <w:tcW w:w="3420" w:type="dxa"/>
            <w:tcBorders>
              <w:top w:val="nil"/>
              <w:left w:val="nil"/>
              <w:bottom w:val="single" w:sz="6" w:space="0" w:color="9CC2E5"/>
              <w:right w:val="single" w:sz="6" w:space="0" w:color="9CC2E5"/>
            </w:tcBorders>
            <w:shd w:val="clear" w:color="auto" w:fill="DEEAF6"/>
            <w:tcPrChange w:id="562" w:author="Kenneth Nyangweso" w:date="2026-10-06T10:47:00Z" w16du:dateUtc="2026-10-06T07:47:00Z">
              <w:tcPr>
                <w:tcW w:w="3420" w:type="dxa"/>
                <w:tcBorders>
                  <w:top w:val="nil"/>
                  <w:left w:val="nil"/>
                  <w:bottom w:val="single" w:sz="6" w:space="0" w:color="9CC2E5"/>
                  <w:right w:val="single" w:sz="6" w:space="0" w:color="9CC2E5"/>
                </w:tcBorders>
                <w:shd w:val="clear" w:color="auto" w:fill="DEEAF6"/>
              </w:tcPr>
            </w:tcPrChange>
          </w:tcPr>
          <w:p w14:paraId="502E59B9" w14:textId="3F8AA12A" w:rsidR="00944E48" w:rsidRDefault="00CE5868" w:rsidP="00EC55AB">
            <w:pPr>
              <w:jc w:val="both"/>
              <w:rPr>
                <w:ins w:id="563" w:author="Kenneth Nyangweso" w:date="2026-10-06T10:47:00Z" w16du:dateUtc="2026-10-06T07:47:00Z"/>
                <w:rFonts w:ascii="Arial" w:hAnsi="Arial" w:cs="Arial"/>
                <w:sz w:val="21"/>
                <w:szCs w:val="21"/>
              </w:rPr>
            </w:pPr>
            <w:ins w:id="564" w:author="Kenneth Nyangweso" w:date="2026-10-06T11:05:00Z">
              <w:r w:rsidRPr="00CE5868">
                <w:rPr>
                  <w:rFonts w:ascii="Arial" w:hAnsi="Arial" w:cs="Arial"/>
                  <w:b/>
                  <w:bCs/>
                  <w:sz w:val="21"/>
                  <w:szCs w:val="21"/>
                </w:rPr>
                <w:t>Acquired:</w:t>
              </w:r>
              <w:r w:rsidRPr="00CE5868">
                <w:rPr>
                  <w:rFonts w:ascii="Arial" w:hAnsi="Arial" w:cs="Arial"/>
                  <w:sz w:val="21"/>
                  <w:szCs w:val="21"/>
                </w:rPr>
                <w:t xml:space="preserve"> Sub-sheet dataset from the </w:t>
              </w:r>
              <w:r w:rsidRPr="00CE5868">
                <w:rPr>
                  <w:rFonts w:ascii="Arial" w:hAnsi="Arial" w:cs="Arial"/>
                  <w:i/>
                  <w:iCs/>
                  <w:sz w:val="21"/>
                  <w:szCs w:val="21"/>
                </w:rPr>
                <w:t>Energy for Growth Hub</w:t>
              </w:r>
              <w:r w:rsidRPr="00CE5868">
                <w:rPr>
                  <w:rFonts w:ascii="Arial" w:hAnsi="Arial" w:cs="Arial"/>
                  <w:sz w:val="21"/>
                  <w:szCs w:val="21"/>
                </w:rPr>
                <w:t xml:space="preserve"> Africa EV Readiness Database.</w:t>
              </w:r>
            </w:ins>
          </w:p>
        </w:tc>
      </w:tr>
    </w:tbl>
    <w:p w14:paraId="5B4A413A" w14:textId="77777777" w:rsidR="00612A99" w:rsidRDefault="00612A99">
      <w:pPr>
        <w:spacing w:after="200"/>
        <w:ind w:left="1245"/>
        <w:jc w:val="both"/>
        <w:rPr>
          <w:ins w:id="565" w:author="Kenneth Nyangweso" w:date="2026-10-06T11:07:00Z" w16du:dateUtc="2026-10-06T08:07:00Z"/>
          <w:rFonts w:ascii="Arial" w:eastAsia="Arial" w:hAnsi="Arial" w:cs="Arial"/>
          <w:sz w:val="24"/>
          <w:szCs w:val="24"/>
        </w:rPr>
      </w:pPr>
    </w:p>
    <w:p w14:paraId="324FFED8" w14:textId="77777777" w:rsidR="00CE5868" w:rsidRDefault="00CE5868">
      <w:pPr>
        <w:spacing w:after="200"/>
        <w:ind w:left="1245"/>
        <w:jc w:val="both"/>
        <w:rPr>
          <w:ins w:id="566" w:author="Kenneth Nyangweso" w:date="2026-10-06T11:07:00Z" w16du:dateUtc="2026-10-06T08:07:00Z"/>
          <w:rFonts w:ascii="Arial" w:eastAsia="Arial" w:hAnsi="Arial" w:cs="Arial"/>
          <w:sz w:val="24"/>
          <w:szCs w:val="24"/>
        </w:rPr>
      </w:pPr>
    </w:p>
    <w:p w14:paraId="33BA10DA" w14:textId="77777777" w:rsidR="00A53CC1" w:rsidRPr="00A53CC1" w:rsidRDefault="00A53CC1" w:rsidP="00A53CC1">
      <w:pPr>
        <w:spacing w:after="200"/>
        <w:ind w:left="1245"/>
        <w:jc w:val="both"/>
        <w:rPr>
          <w:ins w:id="567" w:author="Kenneth Nyangweso" w:date="2026-10-06T11:19:00Z"/>
          <w:rFonts w:ascii="Arial" w:eastAsia="Arial" w:hAnsi="Arial" w:cs="Arial"/>
          <w:b/>
          <w:bCs/>
          <w:sz w:val="24"/>
          <w:szCs w:val="24"/>
        </w:rPr>
      </w:pPr>
      <w:ins w:id="568" w:author="Kenneth Nyangweso" w:date="2026-10-06T11:19:00Z">
        <w:r w:rsidRPr="00A53CC1">
          <w:rPr>
            <w:rFonts w:ascii="Arial" w:eastAsia="Arial" w:hAnsi="Arial" w:cs="Arial"/>
            <w:b/>
            <w:bCs/>
            <w:sz w:val="24"/>
            <w:szCs w:val="24"/>
          </w:rPr>
          <w:t>Data Significance, and Future Roadmap</w:t>
        </w:r>
      </w:ins>
    </w:p>
    <w:p w14:paraId="04255976" w14:textId="77777777" w:rsidR="00A53CC1" w:rsidRPr="00A53CC1" w:rsidRDefault="00A53CC1" w:rsidP="00A53CC1">
      <w:pPr>
        <w:spacing w:after="200"/>
        <w:ind w:left="1245"/>
        <w:jc w:val="both"/>
        <w:rPr>
          <w:ins w:id="569" w:author="Kenneth Nyangweso" w:date="2026-10-06T11:19:00Z"/>
          <w:rFonts w:ascii="Arial" w:eastAsia="Arial" w:hAnsi="Arial" w:cs="Arial"/>
          <w:b/>
          <w:bCs/>
          <w:sz w:val="24"/>
          <w:szCs w:val="24"/>
        </w:rPr>
      </w:pPr>
      <w:ins w:id="570" w:author="Kenneth Nyangweso" w:date="2026-10-06T11:19:00Z">
        <w:r w:rsidRPr="00A53CC1">
          <w:rPr>
            <w:rFonts w:ascii="Arial" w:eastAsia="Arial" w:hAnsi="Arial" w:cs="Arial"/>
            <w:b/>
            <w:bCs/>
            <w:sz w:val="24"/>
            <w:szCs w:val="24"/>
          </w:rPr>
          <w:t>1. Current Data Position and Project Significance</w:t>
        </w:r>
      </w:ins>
    </w:p>
    <w:p w14:paraId="27E5A450" w14:textId="374C1D1A" w:rsidR="00A53CC1" w:rsidRPr="00A53CC1" w:rsidRDefault="00A53CC1" w:rsidP="00A53CC1">
      <w:pPr>
        <w:spacing w:after="200"/>
        <w:ind w:left="1245"/>
        <w:jc w:val="both"/>
        <w:rPr>
          <w:ins w:id="571" w:author="Kenneth Nyangweso" w:date="2026-10-06T11:19:00Z"/>
          <w:rFonts w:ascii="Arial" w:eastAsia="Arial" w:hAnsi="Arial" w:cs="Arial"/>
          <w:sz w:val="24"/>
          <w:szCs w:val="24"/>
        </w:rPr>
      </w:pPr>
      <w:ins w:id="572" w:author="Kenneth Nyangweso" w:date="2026-10-06T11:19:00Z">
        <w:r w:rsidRPr="00A53CC1">
          <w:rPr>
            <w:rFonts w:ascii="Arial" w:eastAsia="Arial" w:hAnsi="Arial" w:cs="Arial"/>
            <w:sz w:val="24"/>
            <w:szCs w:val="24"/>
          </w:rPr>
          <w:t xml:space="preserve">The project has successfully secured an extensive, multi-layered data foundation spanning </w:t>
        </w:r>
        <w:r w:rsidRPr="00A53CC1">
          <w:rPr>
            <w:rFonts w:ascii="Arial" w:eastAsia="Arial" w:hAnsi="Arial" w:cs="Arial"/>
            <w:b/>
            <w:bCs/>
            <w:sz w:val="24"/>
            <w:szCs w:val="24"/>
          </w:rPr>
          <w:t>32 core datasets</w:t>
        </w:r>
        <w:r w:rsidRPr="00A53CC1">
          <w:rPr>
            <w:rFonts w:ascii="Arial" w:eastAsia="Arial" w:hAnsi="Arial" w:cs="Arial"/>
            <w:sz w:val="24"/>
            <w:szCs w:val="24"/>
          </w:rPr>
          <w:t>. By utilizing a dual approach</w:t>
        </w:r>
      </w:ins>
      <w:ins w:id="573" w:author="Kenneth Nyangweso" w:date="2026-10-06T11:20:00Z" w16du:dateUtc="2026-10-06T08:20:00Z">
        <w:r>
          <w:rPr>
            <w:rFonts w:ascii="Arial" w:eastAsia="Arial" w:hAnsi="Arial" w:cs="Arial"/>
            <w:sz w:val="24"/>
            <w:szCs w:val="24"/>
          </w:rPr>
          <w:t xml:space="preserve"> </w:t>
        </w:r>
      </w:ins>
      <w:ins w:id="574" w:author="Kenneth Nyangweso" w:date="2026-10-06T11:19:00Z">
        <w:r w:rsidRPr="00A53CC1">
          <w:rPr>
            <w:rFonts w:ascii="Arial" w:eastAsia="Arial" w:hAnsi="Arial" w:cs="Arial"/>
            <w:sz w:val="24"/>
            <w:szCs w:val="24"/>
          </w:rPr>
          <w:t>aggregating macro-level indices alongside hyper-localized pilot telematics</w:t>
        </w:r>
      </w:ins>
      <w:ins w:id="575" w:author="Kenneth Nyangweso" w:date="2026-10-06T11:20:00Z" w16du:dateUtc="2026-10-06T08:20:00Z">
        <w:r>
          <w:rPr>
            <w:rFonts w:ascii="Arial" w:eastAsia="Arial" w:hAnsi="Arial" w:cs="Arial"/>
            <w:sz w:val="24"/>
            <w:szCs w:val="24"/>
          </w:rPr>
          <w:t xml:space="preserve"> </w:t>
        </w:r>
      </w:ins>
      <w:ins w:id="576" w:author="Kenneth Nyangweso" w:date="2026-10-06T11:19:00Z">
        <w:r w:rsidRPr="00A53CC1">
          <w:rPr>
            <w:rFonts w:ascii="Arial" w:eastAsia="Arial" w:hAnsi="Arial" w:cs="Arial"/>
            <w:sz w:val="24"/>
            <w:szCs w:val="24"/>
          </w:rPr>
          <w:t>we have bypassed the traditional data-scarcity traps that often halt regional e-mobility research.</w:t>
        </w:r>
      </w:ins>
    </w:p>
    <w:p w14:paraId="2FDD5D7E" w14:textId="77777777" w:rsidR="00A53CC1" w:rsidRPr="00A53CC1" w:rsidRDefault="00A53CC1" w:rsidP="00A53CC1">
      <w:pPr>
        <w:spacing w:after="200"/>
        <w:ind w:left="1245"/>
        <w:jc w:val="both"/>
        <w:rPr>
          <w:ins w:id="577" w:author="Kenneth Nyangweso" w:date="2026-10-06T11:19:00Z"/>
          <w:rFonts w:ascii="Arial" w:eastAsia="Arial" w:hAnsi="Arial" w:cs="Arial"/>
          <w:sz w:val="24"/>
          <w:szCs w:val="24"/>
        </w:rPr>
      </w:pPr>
      <w:ins w:id="578" w:author="Kenneth Nyangweso" w:date="2026-10-06T11:19:00Z">
        <w:r w:rsidRPr="00A53CC1">
          <w:rPr>
            <w:rFonts w:ascii="Arial" w:eastAsia="Arial" w:hAnsi="Arial" w:cs="Arial"/>
            <w:sz w:val="24"/>
            <w:szCs w:val="24"/>
          </w:rPr>
          <w:lastRenderedPageBreak/>
          <w:t xml:space="preserve">The primary structural anchor of our current framework, the </w:t>
        </w:r>
        <w:r w:rsidRPr="00A53CC1">
          <w:rPr>
            <w:rFonts w:ascii="Arial" w:eastAsia="Arial" w:hAnsi="Arial" w:cs="Arial"/>
            <w:b/>
            <w:bCs/>
            <w:sz w:val="24"/>
            <w:szCs w:val="24"/>
          </w:rPr>
          <w:t>Africa EV Readiness Database (sourced from the Energy for Growth Hub)</w:t>
        </w:r>
        <w:r w:rsidRPr="00A53CC1">
          <w:rPr>
            <w:rFonts w:ascii="Arial" w:eastAsia="Arial" w:hAnsi="Arial" w:cs="Arial"/>
            <w:sz w:val="24"/>
            <w:szCs w:val="24"/>
          </w:rPr>
          <w:t>, provides an invaluable, pre-compiled comparative engine across all 54 African nations. When paired with real-world spatial data extracted via Google Maps APIs and actual motorcycle (</w:t>
        </w:r>
        <w:r w:rsidRPr="00A53CC1">
          <w:rPr>
            <w:rFonts w:ascii="Arial" w:eastAsia="Arial" w:hAnsi="Arial" w:cs="Arial"/>
            <w:i/>
            <w:iCs/>
            <w:sz w:val="24"/>
            <w:szCs w:val="24"/>
          </w:rPr>
          <w:t>boda-boda</w:t>
        </w:r>
        <w:r w:rsidRPr="00A53CC1">
          <w:rPr>
            <w:rFonts w:ascii="Arial" w:eastAsia="Arial" w:hAnsi="Arial" w:cs="Arial"/>
            <w:sz w:val="24"/>
            <w:szCs w:val="24"/>
          </w:rPr>
          <w:t>) operational logs, this baseline allows us to move beyond abstract theory. We can now model exact localized unit economics, grid stresses, and market constraints within the East African Community (EAC) with high precision.</w:t>
        </w:r>
      </w:ins>
    </w:p>
    <w:p w14:paraId="5A5868BD" w14:textId="77777777" w:rsidR="00A53CC1" w:rsidRPr="00A53CC1" w:rsidRDefault="00A53CC1" w:rsidP="00A53CC1">
      <w:pPr>
        <w:spacing w:after="200"/>
        <w:ind w:left="1245"/>
        <w:jc w:val="both"/>
        <w:rPr>
          <w:ins w:id="579" w:author="Kenneth Nyangweso" w:date="2026-10-06T11:19:00Z"/>
          <w:rFonts w:ascii="Arial" w:eastAsia="Arial" w:hAnsi="Arial" w:cs="Arial"/>
          <w:b/>
          <w:bCs/>
          <w:sz w:val="24"/>
          <w:szCs w:val="24"/>
        </w:rPr>
      </w:pPr>
      <w:ins w:id="580" w:author="Kenneth Nyangweso" w:date="2026-10-06T11:19:00Z">
        <w:r w:rsidRPr="00A53CC1">
          <w:rPr>
            <w:rFonts w:ascii="Arial" w:eastAsia="Arial" w:hAnsi="Arial" w:cs="Arial"/>
            <w:b/>
            <w:bCs/>
            <w:sz w:val="24"/>
            <w:szCs w:val="24"/>
          </w:rPr>
          <w:t>2. Justification for the Data Horizon (2021–2026 Timelines)</w:t>
        </w:r>
      </w:ins>
    </w:p>
    <w:p w14:paraId="0CB6FCD2" w14:textId="77777777" w:rsidR="00A53CC1" w:rsidRPr="00A53CC1" w:rsidRDefault="00A53CC1" w:rsidP="00A53CC1">
      <w:pPr>
        <w:spacing w:after="200"/>
        <w:ind w:left="1245"/>
        <w:jc w:val="both"/>
        <w:rPr>
          <w:ins w:id="581" w:author="Kenneth Nyangweso" w:date="2026-10-06T11:19:00Z"/>
          <w:rFonts w:ascii="Arial" w:eastAsia="Arial" w:hAnsi="Arial" w:cs="Arial"/>
          <w:sz w:val="24"/>
          <w:szCs w:val="24"/>
        </w:rPr>
      </w:pPr>
      <w:ins w:id="582" w:author="Kenneth Nyangweso" w:date="2026-10-06T11:19:00Z">
        <w:r w:rsidRPr="00A53CC1">
          <w:rPr>
            <w:rFonts w:ascii="Arial" w:eastAsia="Arial" w:hAnsi="Arial" w:cs="Arial"/>
            <w:sz w:val="24"/>
            <w:szCs w:val="24"/>
          </w:rPr>
          <w:t xml:space="preserve">The datasets intentionally leverage a data duration spanning from </w:t>
        </w:r>
        <w:r w:rsidRPr="00A53CC1">
          <w:rPr>
            <w:rFonts w:ascii="Arial" w:eastAsia="Arial" w:hAnsi="Arial" w:cs="Arial"/>
            <w:b/>
            <w:bCs/>
            <w:sz w:val="24"/>
            <w:szCs w:val="24"/>
          </w:rPr>
          <w:t>2021 to 2026</w:t>
        </w:r>
        <w:r w:rsidRPr="00A53CC1">
          <w:rPr>
            <w:rFonts w:ascii="Arial" w:eastAsia="Arial" w:hAnsi="Arial" w:cs="Arial"/>
            <w:sz w:val="24"/>
            <w:szCs w:val="24"/>
          </w:rPr>
          <w:t>. This specific multi-year timeline is not a constraint, but a deliberate chronological strategy essential for tracking an emerging market:</w:t>
        </w:r>
      </w:ins>
    </w:p>
    <w:p w14:paraId="630DB5D1" w14:textId="16FD183D" w:rsidR="00A53CC1" w:rsidRPr="00A53CC1" w:rsidRDefault="00A53CC1" w:rsidP="00A53CC1">
      <w:pPr>
        <w:numPr>
          <w:ilvl w:val="0"/>
          <w:numId w:val="17"/>
        </w:numPr>
        <w:tabs>
          <w:tab w:val="num" w:pos="720"/>
        </w:tabs>
        <w:spacing w:after="200"/>
        <w:jc w:val="both"/>
        <w:rPr>
          <w:ins w:id="583" w:author="Kenneth Nyangweso" w:date="2026-10-06T11:19:00Z"/>
          <w:rFonts w:ascii="Arial" w:eastAsia="Arial" w:hAnsi="Arial" w:cs="Arial"/>
          <w:sz w:val="24"/>
          <w:szCs w:val="24"/>
        </w:rPr>
      </w:pPr>
      <w:ins w:id="584" w:author="Kenneth Nyangweso" w:date="2026-10-06T11:19:00Z">
        <w:r w:rsidRPr="00A53CC1">
          <w:rPr>
            <w:rFonts w:ascii="Arial" w:eastAsia="Arial" w:hAnsi="Arial" w:cs="Arial"/>
            <w:b/>
            <w:bCs/>
            <w:sz w:val="24"/>
            <w:szCs w:val="24"/>
          </w:rPr>
          <w:t>The 2021–2023 Baseline (Policy &amp; Macro Foundations):</w:t>
        </w:r>
        <w:r w:rsidRPr="00A53CC1">
          <w:rPr>
            <w:rFonts w:ascii="Arial" w:eastAsia="Arial" w:hAnsi="Arial" w:cs="Arial"/>
            <w:sz w:val="24"/>
            <w:szCs w:val="24"/>
          </w:rPr>
          <w:t xml:space="preserve"> Captures the foundational era of African e-mobility, during which major national strategies (such as Rwanda’s 2021 strategic e-mobility incentives and early macro-motorization models) were first gazetted.</w:t>
        </w:r>
      </w:ins>
    </w:p>
    <w:p w14:paraId="2004EF3D" w14:textId="77777777" w:rsidR="00A53CC1" w:rsidRPr="00A53CC1" w:rsidRDefault="00A53CC1" w:rsidP="00A53CC1">
      <w:pPr>
        <w:numPr>
          <w:ilvl w:val="0"/>
          <w:numId w:val="17"/>
        </w:numPr>
        <w:tabs>
          <w:tab w:val="num" w:pos="720"/>
        </w:tabs>
        <w:spacing w:after="200"/>
        <w:jc w:val="both"/>
        <w:rPr>
          <w:ins w:id="585" w:author="Kenneth Nyangweso" w:date="2026-10-06T11:19:00Z"/>
          <w:rFonts w:ascii="Arial" w:eastAsia="Arial" w:hAnsi="Arial" w:cs="Arial"/>
          <w:sz w:val="24"/>
          <w:szCs w:val="24"/>
        </w:rPr>
      </w:pPr>
      <w:ins w:id="586" w:author="Kenneth Nyangweso" w:date="2026-10-06T11:19:00Z">
        <w:r w:rsidRPr="00A53CC1">
          <w:rPr>
            <w:rFonts w:ascii="Arial" w:eastAsia="Arial" w:hAnsi="Arial" w:cs="Arial"/>
            <w:b/>
            <w:bCs/>
            <w:sz w:val="24"/>
            <w:szCs w:val="24"/>
          </w:rPr>
          <w:t>The 2024–2025 Mid-term (Operational Growth):</w:t>
        </w:r>
        <w:r w:rsidRPr="00A53CC1">
          <w:rPr>
            <w:rFonts w:ascii="Arial" w:eastAsia="Arial" w:hAnsi="Arial" w:cs="Arial"/>
            <w:sz w:val="24"/>
            <w:szCs w:val="24"/>
          </w:rPr>
          <w:t xml:space="preserve"> Reflects the critical operational shift from small-scale pilots to commercial deployment, yielding high-fidelity telemetry data and real-world grid reliability updates.</w:t>
        </w:r>
      </w:ins>
    </w:p>
    <w:p w14:paraId="785AC89B" w14:textId="77777777" w:rsidR="00A53CC1" w:rsidRPr="00A53CC1" w:rsidRDefault="00A53CC1" w:rsidP="00A53CC1">
      <w:pPr>
        <w:numPr>
          <w:ilvl w:val="0"/>
          <w:numId w:val="17"/>
        </w:numPr>
        <w:tabs>
          <w:tab w:val="num" w:pos="720"/>
        </w:tabs>
        <w:spacing w:after="200"/>
        <w:jc w:val="both"/>
        <w:rPr>
          <w:ins w:id="587" w:author="Kenneth Nyangweso" w:date="2026-10-06T11:19:00Z"/>
          <w:rFonts w:ascii="Arial" w:eastAsia="Arial" w:hAnsi="Arial" w:cs="Arial"/>
          <w:sz w:val="24"/>
          <w:szCs w:val="24"/>
        </w:rPr>
      </w:pPr>
      <w:ins w:id="588" w:author="Kenneth Nyangweso" w:date="2026-10-06T11:19:00Z">
        <w:r w:rsidRPr="00A53CC1">
          <w:rPr>
            <w:rFonts w:ascii="Arial" w:eastAsia="Arial" w:hAnsi="Arial" w:cs="Arial"/>
            <w:b/>
            <w:bCs/>
            <w:sz w:val="24"/>
            <w:szCs w:val="24"/>
          </w:rPr>
          <w:t>The 2026 Horizon (Current Realities):</w:t>
        </w:r>
        <w:r w:rsidRPr="00A53CC1">
          <w:rPr>
            <w:rFonts w:ascii="Arial" w:eastAsia="Arial" w:hAnsi="Arial" w:cs="Arial"/>
            <w:sz w:val="24"/>
            <w:szCs w:val="24"/>
          </w:rPr>
          <w:t xml:space="preserve"> Integrates the most up-to-date regional standards, current common external tariffs, and recent grid expansion models to reflect today's market landscape.</w:t>
        </w:r>
      </w:ins>
    </w:p>
    <w:p w14:paraId="4DCECD28" w14:textId="77777777" w:rsidR="00A53CC1" w:rsidRPr="00A53CC1" w:rsidRDefault="00A53CC1" w:rsidP="00A53CC1">
      <w:pPr>
        <w:spacing w:after="200"/>
        <w:ind w:left="1245"/>
        <w:jc w:val="both"/>
        <w:rPr>
          <w:ins w:id="589" w:author="Kenneth Nyangweso" w:date="2026-10-06T11:19:00Z"/>
          <w:rFonts w:ascii="Arial" w:eastAsia="Arial" w:hAnsi="Arial" w:cs="Arial"/>
          <w:sz w:val="24"/>
          <w:szCs w:val="24"/>
        </w:rPr>
      </w:pPr>
      <w:ins w:id="590" w:author="Kenneth Nyangweso" w:date="2026-10-06T11:19:00Z">
        <w:r w:rsidRPr="00A53CC1">
          <w:rPr>
            <w:rFonts w:ascii="Arial" w:eastAsia="Arial" w:hAnsi="Arial" w:cs="Arial"/>
            <w:sz w:val="24"/>
            <w:szCs w:val="24"/>
          </w:rPr>
          <w:t xml:space="preserve">By combining the structural data of the early 2020s with the dynamic operational telemetry of 2026, the database successfully captures </w:t>
        </w:r>
        <w:r w:rsidRPr="00A53CC1">
          <w:rPr>
            <w:rFonts w:ascii="Arial" w:eastAsia="Arial" w:hAnsi="Arial" w:cs="Arial"/>
            <w:b/>
            <w:bCs/>
            <w:sz w:val="24"/>
            <w:szCs w:val="24"/>
          </w:rPr>
          <w:t>trajectory rather than just a snapshot</w:t>
        </w:r>
        <w:r w:rsidRPr="00A53CC1">
          <w:rPr>
            <w:rFonts w:ascii="Arial" w:eastAsia="Arial" w:hAnsi="Arial" w:cs="Arial"/>
            <w:sz w:val="24"/>
            <w:szCs w:val="24"/>
          </w:rPr>
          <w:t>. This prevents the project from being skewed by temporary market anomalies or short-term post-pandemic economic fluctuations.</w:t>
        </w:r>
      </w:ins>
    </w:p>
    <w:p w14:paraId="11A15246" w14:textId="77777777" w:rsidR="00A53CC1" w:rsidRPr="00A53CC1" w:rsidRDefault="00A53CC1" w:rsidP="00A53CC1">
      <w:pPr>
        <w:spacing w:after="200"/>
        <w:ind w:left="1245"/>
        <w:jc w:val="both"/>
        <w:rPr>
          <w:ins w:id="591" w:author="Kenneth Nyangweso" w:date="2026-10-06T11:19:00Z"/>
          <w:rFonts w:ascii="Arial" w:eastAsia="Arial" w:hAnsi="Arial" w:cs="Arial"/>
          <w:b/>
          <w:bCs/>
          <w:sz w:val="24"/>
          <w:szCs w:val="24"/>
        </w:rPr>
      </w:pPr>
      <w:ins w:id="592" w:author="Kenneth Nyangweso" w:date="2026-10-06T11:19:00Z">
        <w:r w:rsidRPr="00A53CC1">
          <w:rPr>
            <w:rFonts w:ascii="Arial" w:eastAsia="Arial" w:hAnsi="Arial" w:cs="Arial"/>
            <w:b/>
            <w:bCs/>
            <w:sz w:val="24"/>
            <w:szCs w:val="24"/>
          </w:rPr>
          <w:t>3. The Need for Primary Data to Achieve Project Sufficiency</w:t>
        </w:r>
      </w:ins>
    </w:p>
    <w:p w14:paraId="74DDF9A1" w14:textId="77777777" w:rsidR="00A53CC1" w:rsidRPr="00A53CC1" w:rsidRDefault="00A53CC1" w:rsidP="00A53CC1">
      <w:pPr>
        <w:spacing w:after="200"/>
        <w:ind w:left="1245"/>
        <w:jc w:val="both"/>
        <w:rPr>
          <w:ins w:id="593" w:author="Kenneth Nyangweso" w:date="2026-10-06T11:19:00Z"/>
          <w:rFonts w:ascii="Arial" w:eastAsia="Arial" w:hAnsi="Arial" w:cs="Arial"/>
          <w:sz w:val="24"/>
          <w:szCs w:val="24"/>
        </w:rPr>
      </w:pPr>
      <w:ins w:id="594" w:author="Kenneth Nyangweso" w:date="2026-10-06T11:19:00Z">
        <w:r w:rsidRPr="00A53CC1">
          <w:rPr>
            <w:rFonts w:ascii="Arial" w:eastAsia="Arial" w:hAnsi="Arial" w:cs="Arial"/>
            <w:sz w:val="24"/>
            <w:szCs w:val="24"/>
          </w:rPr>
          <w:t xml:space="preserve">While our current dataset relies on strong institutional proxies, published academic research, and virtual knowledge baselines, transitioning this project from a </w:t>
        </w:r>
        <w:r w:rsidRPr="00A53CC1">
          <w:rPr>
            <w:rFonts w:ascii="Arial" w:eastAsia="Arial" w:hAnsi="Arial" w:cs="Arial"/>
            <w:i/>
            <w:iCs/>
            <w:sz w:val="24"/>
            <w:szCs w:val="24"/>
          </w:rPr>
          <w:t>diagnostic framework</w:t>
        </w:r>
        <w:r w:rsidRPr="00A53CC1">
          <w:rPr>
            <w:rFonts w:ascii="Arial" w:eastAsia="Arial" w:hAnsi="Arial" w:cs="Arial"/>
            <w:sz w:val="24"/>
            <w:szCs w:val="24"/>
          </w:rPr>
          <w:t xml:space="preserve"> into a </w:t>
        </w:r>
        <w:r w:rsidRPr="00A53CC1">
          <w:rPr>
            <w:rFonts w:ascii="Arial" w:eastAsia="Arial" w:hAnsi="Arial" w:cs="Arial"/>
            <w:i/>
            <w:iCs/>
            <w:sz w:val="24"/>
            <w:szCs w:val="24"/>
          </w:rPr>
          <w:t>fully actionable implementation roadmap</w:t>
        </w:r>
        <w:r w:rsidRPr="00A53CC1">
          <w:rPr>
            <w:rFonts w:ascii="Arial" w:eastAsia="Arial" w:hAnsi="Arial" w:cs="Arial"/>
            <w:sz w:val="24"/>
            <w:szCs w:val="24"/>
          </w:rPr>
          <w:t xml:space="preserve"> requires direct, uncompromised primary data.</w:t>
        </w:r>
      </w:ins>
    </w:p>
    <w:p w14:paraId="02BE8A28" w14:textId="5553A80D" w:rsidR="00A53CC1" w:rsidRPr="00A53CC1" w:rsidRDefault="00A53CC1" w:rsidP="00A53CC1">
      <w:pPr>
        <w:spacing w:after="200"/>
        <w:ind w:left="1245"/>
        <w:jc w:val="both"/>
        <w:rPr>
          <w:ins w:id="595" w:author="Kenneth Nyangweso" w:date="2026-10-06T11:19:00Z"/>
          <w:rFonts w:ascii="Arial" w:eastAsia="Arial" w:hAnsi="Arial" w:cs="Arial"/>
          <w:sz w:val="24"/>
          <w:szCs w:val="24"/>
        </w:rPr>
      </w:pPr>
      <w:ins w:id="596" w:author="Kenneth Nyangweso" w:date="2026-10-06T11:19:00Z">
        <w:r w:rsidRPr="00A53CC1">
          <w:rPr>
            <w:rFonts w:ascii="Arial" w:eastAsia="Arial" w:hAnsi="Arial" w:cs="Arial"/>
            <w:sz w:val="24"/>
            <w:szCs w:val="24"/>
          </w:rPr>
          <w:t>To achieve complete technical and regulatory sufficiency, the project must move away from proxy estimations for the remaining EAC states. Acquiring specific, un-aggregated internal data</w:t>
        </w:r>
      </w:ins>
      <w:ins w:id="597" w:author="Kenneth Nyangweso" w:date="2026-10-06T11:21:00Z" w16du:dateUtc="2026-10-06T08:21:00Z">
        <w:r>
          <w:rPr>
            <w:rFonts w:ascii="Arial" w:eastAsia="Arial" w:hAnsi="Arial" w:cs="Arial"/>
            <w:sz w:val="24"/>
            <w:szCs w:val="24"/>
          </w:rPr>
          <w:t xml:space="preserve"> </w:t>
        </w:r>
      </w:ins>
      <w:ins w:id="598" w:author="Kenneth Nyangweso" w:date="2026-10-06T11:19:00Z">
        <w:r w:rsidRPr="00A53CC1">
          <w:rPr>
            <w:rFonts w:ascii="Arial" w:eastAsia="Arial" w:hAnsi="Arial" w:cs="Arial"/>
            <w:sz w:val="24"/>
            <w:szCs w:val="24"/>
          </w:rPr>
          <w:t>such as exact vehicle registration registries, utility sub-station peak load curves, and precise draft policy timelines</w:t>
        </w:r>
      </w:ins>
      <w:ins w:id="599" w:author="Kenneth Nyangweso" w:date="2026-10-06T11:21:00Z" w16du:dateUtc="2026-10-06T08:21:00Z">
        <w:r>
          <w:rPr>
            <w:rFonts w:ascii="Arial" w:eastAsia="Arial" w:hAnsi="Arial" w:cs="Arial"/>
            <w:sz w:val="24"/>
            <w:szCs w:val="24"/>
          </w:rPr>
          <w:t xml:space="preserve"> </w:t>
        </w:r>
      </w:ins>
      <w:ins w:id="600" w:author="Kenneth Nyangweso" w:date="2026-10-06T11:19:00Z">
        <w:r w:rsidRPr="00A53CC1">
          <w:rPr>
            <w:rFonts w:ascii="Arial" w:eastAsia="Arial" w:hAnsi="Arial" w:cs="Arial"/>
            <w:sz w:val="24"/>
            <w:szCs w:val="24"/>
          </w:rPr>
          <w:t>will eliminate margins of error. This primary data is critical to:</w:t>
        </w:r>
      </w:ins>
    </w:p>
    <w:p w14:paraId="62C6CCF6" w14:textId="77777777" w:rsidR="00A53CC1" w:rsidRPr="00A53CC1" w:rsidRDefault="00A53CC1" w:rsidP="00A53CC1">
      <w:pPr>
        <w:numPr>
          <w:ilvl w:val="0"/>
          <w:numId w:val="18"/>
        </w:numPr>
        <w:tabs>
          <w:tab w:val="num" w:pos="720"/>
        </w:tabs>
        <w:spacing w:after="200"/>
        <w:jc w:val="both"/>
        <w:rPr>
          <w:ins w:id="601" w:author="Kenneth Nyangweso" w:date="2026-10-06T11:19:00Z"/>
          <w:rFonts w:ascii="Arial" w:eastAsia="Arial" w:hAnsi="Arial" w:cs="Arial"/>
          <w:sz w:val="24"/>
          <w:szCs w:val="24"/>
        </w:rPr>
      </w:pPr>
      <w:ins w:id="602" w:author="Kenneth Nyangweso" w:date="2026-10-06T11:19:00Z">
        <w:r w:rsidRPr="00A53CC1">
          <w:rPr>
            <w:rFonts w:ascii="Arial" w:eastAsia="Arial" w:hAnsi="Arial" w:cs="Arial"/>
            <w:sz w:val="24"/>
            <w:szCs w:val="24"/>
          </w:rPr>
          <w:lastRenderedPageBreak/>
          <w:t xml:space="preserve">Ensure recommended tariff reliefs match active </w:t>
        </w:r>
        <w:r w:rsidRPr="00A53CC1">
          <w:rPr>
            <w:rFonts w:ascii="Arial" w:eastAsia="Arial" w:hAnsi="Arial" w:cs="Arial"/>
            <w:b/>
            <w:bCs/>
            <w:sz w:val="24"/>
            <w:szCs w:val="24"/>
          </w:rPr>
          <w:t>HS Code classifications</w:t>
        </w:r>
        <w:r w:rsidRPr="00A53CC1">
          <w:rPr>
            <w:rFonts w:ascii="Arial" w:eastAsia="Arial" w:hAnsi="Arial" w:cs="Arial"/>
            <w:sz w:val="24"/>
            <w:szCs w:val="24"/>
          </w:rPr>
          <w:t xml:space="preserve"> used by customs border officials.</w:t>
        </w:r>
      </w:ins>
    </w:p>
    <w:p w14:paraId="7FB1EE8E" w14:textId="77777777" w:rsidR="00A53CC1" w:rsidRPr="00A53CC1" w:rsidRDefault="00A53CC1" w:rsidP="00A53CC1">
      <w:pPr>
        <w:numPr>
          <w:ilvl w:val="0"/>
          <w:numId w:val="18"/>
        </w:numPr>
        <w:tabs>
          <w:tab w:val="num" w:pos="720"/>
        </w:tabs>
        <w:spacing w:after="200"/>
        <w:jc w:val="both"/>
        <w:rPr>
          <w:ins w:id="603" w:author="Kenneth Nyangweso" w:date="2026-10-06T11:19:00Z"/>
          <w:rFonts w:ascii="Arial" w:eastAsia="Arial" w:hAnsi="Arial" w:cs="Arial"/>
          <w:sz w:val="24"/>
          <w:szCs w:val="24"/>
        </w:rPr>
      </w:pPr>
      <w:ins w:id="604" w:author="Kenneth Nyangweso" w:date="2026-10-06T11:19:00Z">
        <w:r w:rsidRPr="00A53CC1">
          <w:rPr>
            <w:rFonts w:ascii="Arial" w:eastAsia="Arial" w:hAnsi="Arial" w:cs="Arial"/>
            <w:sz w:val="24"/>
            <w:szCs w:val="24"/>
          </w:rPr>
          <w:t>Pinpoint exact geographic bottlenecks for cross-border transport corridor charging networks.</w:t>
        </w:r>
      </w:ins>
    </w:p>
    <w:p w14:paraId="6819B1B9" w14:textId="77777777" w:rsidR="00A53CC1" w:rsidRPr="00A53CC1" w:rsidRDefault="00A53CC1" w:rsidP="00A53CC1">
      <w:pPr>
        <w:numPr>
          <w:ilvl w:val="0"/>
          <w:numId w:val="18"/>
        </w:numPr>
        <w:tabs>
          <w:tab w:val="num" w:pos="720"/>
        </w:tabs>
        <w:spacing w:after="200"/>
        <w:jc w:val="both"/>
        <w:rPr>
          <w:ins w:id="605" w:author="Kenneth Nyangweso" w:date="2026-10-06T11:19:00Z"/>
          <w:rFonts w:ascii="Arial" w:eastAsia="Arial" w:hAnsi="Arial" w:cs="Arial"/>
          <w:sz w:val="24"/>
          <w:szCs w:val="24"/>
        </w:rPr>
      </w:pPr>
      <w:ins w:id="606" w:author="Kenneth Nyangweso" w:date="2026-10-06T11:19:00Z">
        <w:r w:rsidRPr="00A53CC1">
          <w:rPr>
            <w:rFonts w:ascii="Arial" w:eastAsia="Arial" w:hAnsi="Arial" w:cs="Arial"/>
            <w:sz w:val="24"/>
            <w:szCs w:val="24"/>
          </w:rPr>
          <w:t xml:space="preserve">Formulate targeted </w:t>
        </w:r>
        <w:r w:rsidRPr="00A53CC1">
          <w:rPr>
            <w:rFonts w:ascii="Arial" w:eastAsia="Arial" w:hAnsi="Arial" w:cs="Arial"/>
            <w:b/>
            <w:bCs/>
            <w:sz w:val="24"/>
            <w:szCs w:val="24"/>
          </w:rPr>
          <w:t>Just Transition upskilling programs</w:t>
        </w:r>
        <w:r w:rsidRPr="00A53CC1">
          <w:rPr>
            <w:rFonts w:ascii="Arial" w:eastAsia="Arial" w:hAnsi="Arial" w:cs="Arial"/>
            <w:sz w:val="24"/>
            <w:szCs w:val="24"/>
          </w:rPr>
          <w:t xml:space="preserve"> backed by exact labor figures from local mechanical associations.</w:t>
        </w:r>
      </w:ins>
    </w:p>
    <w:p w14:paraId="3CC3F507" w14:textId="77777777" w:rsidR="00A53CC1" w:rsidRPr="00A53CC1" w:rsidRDefault="00A53CC1" w:rsidP="00A53CC1">
      <w:pPr>
        <w:spacing w:after="200"/>
        <w:ind w:left="1245"/>
        <w:jc w:val="both"/>
        <w:rPr>
          <w:ins w:id="607" w:author="Kenneth Nyangweso" w:date="2026-10-06T11:19:00Z"/>
          <w:rFonts w:ascii="Arial" w:eastAsia="Arial" w:hAnsi="Arial" w:cs="Arial"/>
          <w:b/>
          <w:bCs/>
          <w:sz w:val="24"/>
          <w:szCs w:val="24"/>
        </w:rPr>
      </w:pPr>
      <w:ins w:id="608" w:author="Kenneth Nyangweso" w:date="2026-10-06T11:19:00Z">
        <w:r w:rsidRPr="00A53CC1">
          <w:rPr>
            <w:rFonts w:ascii="Arial" w:eastAsia="Arial" w:hAnsi="Arial" w:cs="Arial"/>
            <w:b/>
            <w:bCs/>
            <w:sz w:val="24"/>
            <w:szCs w:val="24"/>
          </w:rPr>
          <w:t>4. Strategic Recommendations for Institutional Data Access (Letters of Request)</w:t>
        </w:r>
      </w:ins>
    </w:p>
    <w:p w14:paraId="449BD9D2" w14:textId="77777777" w:rsidR="00A53CC1" w:rsidRPr="00A53CC1" w:rsidRDefault="00A53CC1" w:rsidP="00A53CC1">
      <w:pPr>
        <w:spacing w:after="200"/>
        <w:ind w:left="1245"/>
        <w:jc w:val="both"/>
        <w:rPr>
          <w:ins w:id="609" w:author="Kenneth Nyangweso" w:date="2026-10-06T11:19:00Z"/>
          <w:rFonts w:ascii="Arial" w:eastAsia="Arial" w:hAnsi="Arial" w:cs="Arial"/>
          <w:sz w:val="24"/>
          <w:szCs w:val="24"/>
        </w:rPr>
      </w:pPr>
      <w:ins w:id="610" w:author="Kenneth Nyangweso" w:date="2026-10-06T11:19:00Z">
        <w:r w:rsidRPr="00A53CC1">
          <w:rPr>
            <w:rFonts w:ascii="Arial" w:eastAsia="Arial" w:hAnsi="Arial" w:cs="Arial"/>
            <w:sz w:val="24"/>
            <w:szCs w:val="24"/>
          </w:rPr>
          <w:t xml:space="preserve">To bridge the gap between our current baseline and total data accuracy, we recommend the immediate deployment of formal </w:t>
        </w:r>
        <w:r w:rsidRPr="00A53CC1">
          <w:rPr>
            <w:rFonts w:ascii="Arial" w:eastAsia="Arial" w:hAnsi="Arial" w:cs="Arial"/>
            <w:b/>
            <w:bCs/>
            <w:sz w:val="24"/>
            <w:szCs w:val="24"/>
          </w:rPr>
          <w:t>Letters of Request</w:t>
        </w:r>
        <w:r w:rsidRPr="00A53CC1">
          <w:rPr>
            <w:rFonts w:ascii="Arial" w:eastAsia="Arial" w:hAnsi="Arial" w:cs="Arial"/>
            <w:sz w:val="24"/>
            <w:szCs w:val="24"/>
          </w:rPr>
          <w:t xml:space="preserve"> to key regional custodians. These requests must be highly specific, legally grounded, and targeted as follows:</w:t>
        </w:r>
      </w:ins>
    </w:p>
    <w:p w14:paraId="2A0023AF" w14:textId="77777777" w:rsidR="00A53CC1" w:rsidRPr="00A53CC1" w:rsidRDefault="00A53CC1" w:rsidP="00A53CC1">
      <w:pPr>
        <w:numPr>
          <w:ilvl w:val="0"/>
          <w:numId w:val="19"/>
        </w:numPr>
        <w:tabs>
          <w:tab w:val="num" w:pos="720"/>
        </w:tabs>
        <w:spacing w:after="200"/>
        <w:jc w:val="both"/>
        <w:rPr>
          <w:ins w:id="611" w:author="Kenneth Nyangweso" w:date="2026-10-06T11:19:00Z"/>
          <w:rFonts w:ascii="Arial" w:eastAsia="Arial" w:hAnsi="Arial" w:cs="Arial"/>
          <w:sz w:val="24"/>
          <w:szCs w:val="24"/>
        </w:rPr>
      </w:pPr>
      <w:ins w:id="612" w:author="Kenneth Nyangweso" w:date="2026-10-06T11:19:00Z">
        <w:r w:rsidRPr="00A53CC1">
          <w:rPr>
            <w:rFonts w:ascii="Arial" w:eastAsia="Arial" w:hAnsi="Arial" w:cs="Arial"/>
            <w:b/>
            <w:bCs/>
            <w:sz w:val="24"/>
            <w:szCs w:val="24"/>
          </w:rPr>
          <w:t>To National Revenue &amp; Transport Authorities (e.g., KRA, TRA, Rwanda Transport Development Agency):</w:t>
        </w:r>
      </w:ins>
    </w:p>
    <w:p w14:paraId="6265B49B" w14:textId="77777777" w:rsidR="00A53CC1" w:rsidRPr="00A53CC1" w:rsidRDefault="00A53CC1" w:rsidP="00A53CC1">
      <w:pPr>
        <w:numPr>
          <w:ilvl w:val="1"/>
          <w:numId w:val="19"/>
        </w:numPr>
        <w:tabs>
          <w:tab w:val="num" w:pos="1440"/>
        </w:tabs>
        <w:spacing w:after="200"/>
        <w:jc w:val="both"/>
        <w:rPr>
          <w:ins w:id="613" w:author="Kenneth Nyangweso" w:date="2026-10-06T11:19:00Z"/>
          <w:rFonts w:ascii="Arial" w:eastAsia="Arial" w:hAnsi="Arial" w:cs="Arial"/>
          <w:sz w:val="24"/>
          <w:szCs w:val="24"/>
        </w:rPr>
      </w:pPr>
      <w:ins w:id="614" w:author="Kenneth Nyangweso" w:date="2026-10-06T11:19:00Z">
        <w:r w:rsidRPr="00A53CC1">
          <w:rPr>
            <w:rFonts w:ascii="Arial" w:eastAsia="Arial" w:hAnsi="Arial" w:cs="Arial"/>
            <w:i/>
            <w:iCs/>
            <w:sz w:val="24"/>
            <w:szCs w:val="24"/>
          </w:rPr>
          <w:t>Request:</w:t>
        </w:r>
        <w:r w:rsidRPr="00A53CC1">
          <w:rPr>
            <w:rFonts w:ascii="Arial" w:eastAsia="Arial" w:hAnsi="Arial" w:cs="Arial"/>
            <w:sz w:val="24"/>
            <w:szCs w:val="24"/>
          </w:rPr>
          <w:t xml:space="preserve"> Granular extracts of vehicle registration databases filtered by propulsion type (ICE vs. EV) and weight class, alongside the current internal classification guidelines for CKD (Completely Knocked Down) and SKD (Semi-Knocked Down) electric vehicle kits.</w:t>
        </w:r>
      </w:ins>
    </w:p>
    <w:p w14:paraId="72CE9BD0" w14:textId="77777777" w:rsidR="00A53CC1" w:rsidRPr="00A53CC1" w:rsidRDefault="00A53CC1" w:rsidP="00A53CC1">
      <w:pPr>
        <w:numPr>
          <w:ilvl w:val="0"/>
          <w:numId w:val="19"/>
        </w:numPr>
        <w:tabs>
          <w:tab w:val="num" w:pos="720"/>
        </w:tabs>
        <w:spacing w:after="200"/>
        <w:jc w:val="both"/>
        <w:rPr>
          <w:ins w:id="615" w:author="Kenneth Nyangweso" w:date="2026-10-06T11:19:00Z"/>
          <w:rFonts w:ascii="Arial" w:eastAsia="Arial" w:hAnsi="Arial" w:cs="Arial"/>
          <w:sz w:val="24"/>
          <w:szCs w:val="24"/>
        </w:rPr>
      </w:pPr>
      <w:ins w:id="616" w:author="Kenneth Nyangweso" w:date="2026-10-06T11:19:00Z">
        <w:r w:rsidRPr="00A53CC1">
          <w:rPr>
            <w:rFonts w:ascii="Arial" w:eastAsia="Arial" w:hAnsi="Arial" w:cs="Arial"/>
            <w:b/>
            <w:bCs/>
            <w:sz w:val="24"/>
            <w:szCs w:val="24"/>
          </w:rPr>
          <w:t>To National Power Utilities &amp; Regulators (e.g., Kenya Power, TANESCO, REG, EPRA):</w:t>
        </w:r>
      </w:ins>
    </w:p>
    <w:p w14:paraId="7B3C5DEA" w14:textId="77777777" w:rsidR="00A53CC1" w:rsidRPr="00A53CC1" w:rsidRDefault="00A53CC1" w:rsidP="00A53CC1">
      <w:pPr>
        <w:numPr>
          <w:ilvl w:val="1"/>
          <w:numId w:val="19"/>
        </w:numPr>
        <w:tabs>
          <w:tab w:val="num" w:pos="1440"/>
        </w:tabs>
        <w:spacing w:after="200"/>
        <w:jc w:val="both"/>
        <w:rPr>
          <w:ins w:id="617" w:author="Kenneth Nyangweso" w:date="2026-10-06T11:19:00Z"/>
          <w:rFonts w:ascii="Arial" w:eastAsia="Arial" w:hAnsi="Arial" w:cs="Arial"/>
          <w:sz w:val="24"/>
          <w:szCs w:val="24"/>
        </w:rPr>
      </w:pPr>
      <w:ins w:id="618" w:author="Kenneth Nyangweso" w:date="2026-10-06T11:19:00Z">
        <w:r w:rsidRPr="00A53CC1">
          <w:rPr>
            <w:rFonts w:ascii="Arial" w:eastAsia="Arial" w:hAnsi="Arial" w:cs="Arial"/>
            <w:i/>
            <w:iCs/>
            <w:sz w:val="24"/>
            <w:szCs w:val="24"/>
          </w:rPr>
          <w:t>Request:</w:t>
        </w:r>
        <w:r w:rsidRPr="00A53CC1">
          <w:rPr>
            <w:rFonts w:ascii="Arial" w:eastAsia="Arial" w:hAnsi="Arial" w:cs="Arial"/>
            <w:sz w:val="24"/>
            <w:szCs w:val="24"/>
          </w:rPr>
          <w:t xml:space="preserve"> Sub-station level peak demand logs, historical grid reliability indices (SAIDI/SAIFI metrics), and active timelines or requirements for setting up specialized EV charging tariffs.</w:t>
        </w:r>
      </w:ins>
    </w:p>
    <w:p w14:paraId="55EBD4D0" w14:textId="77777777" w:rsidR="00A53CC1" w:rsidRPr="00A53CC1" w:rsidRDefault="00A53CC1" w:rsidP="00A53CC1">
      <w:pPr>
        <w:numPr>
          <w:ilvl w:val="0"/>
          <w:numId w:val="19"/>
        </w:numPr>
        <w:tabs>
          <w:tab w:val="num" w:pos="720"/>
        </w:tabs>
        <w:spacing w:after="200"/>
        <w:jc w:val="both"/>
        <w:rPr>
          <w:ins w:id="619" w:author="Kenneth Nyangweso" w:date="2026-10-06T11:19:00Z"/>
          <w:rFonts w:ascii="Arial" w:eastAsia="Arial" w:hAnsi="Arial" w:cs="Arial"/>
          <w:sz w:val="24"/>
          <w:szCs w:val="24"/>
        </w:rPr>
      </w:pPr>
      <w:ins w:id="620" w:author="Kenneth Nyangweso" w:date="2026-10-06T11:19:00Z">
        <w:r w:rsidRPr="00A53CC1">
          <w:rPr>
            <w:rFonts w:ascii="Arial" w:eastAsia="Arial" w:hAnsi="Arial" w:cs="Arial"/>
            <w:b/>
            <w:bCs/>
            <w:sz w:val="24"/>
            <w:szCs w:val="24"/>
          </w:rPr>
          <w:t>To National Bureaus of Standards (e.g., KEBS, TBS, RSB):</w:t>
        </w:r>
      </w:ins>
    </w:p>
    <w:p w14:paraId="535024AD" w14:textId="77777777" w:rsidR="00A53CC1" w:rsidRPr="00A53CC1" w:rsidRDefault="00A53CC1" w:rsidP="00A53CC1">
      <w:pPr>
        <w:numPr>
          <w:ilvl w:val="1"/>
          <w:numId w:val="19"/>
        </w:numPr>
        <w:tabs>
          <w:tab w:val="num" w:pos="1440"/>
        </w:tabs>
        <w:spacing w:after="200"/>
        <w:jc w:val="both"/>
        <w:rPr>
          <w:ins w:id="621" w:author="Kenneth Nyangweso" w:date="2026-10-06T11:19:00Z"/>
          <w:rFonts w:ascii="Arial" w:eastAsia="Arial" w:hAnsi="Arial" w:cs="Arial"/>
          <w:sz w:val="24"/>
          <w:szCs w:val="24"/>
        </w:rPr>
      </w:pPr>
      <w:ins w:id="622" w:author="Kenneth Nyangweso" w:date="2026-10-06T11:19:00Z">
        <w:r w:rsidRPr="00A53CC1">
          <w:rPr>
            <w:rFonts w:ascii="Arial" w:eastAsia="Arial" w:hAnsi="Arial" w:cs="Arial"/>
            <w:i/>
            <w:iCs/>
            <w:sz w:val="24"/>
            <w:szCs w:val="24"/>
          </w:rPr>
          <w:t>Request:</w:t>
        </w:r>
        <w:r w:rsidRPr="00A53CC1">
          <w:rPr>
            <w:rFonts w:ascii="Arial" w:eastAsia="Arial" w:hAnsi="Arial" w:cs="Arial"/>
            <w:sz w:val="24"/>
            <w:szCs w:val="24"/>
          </w:rPr>
          <w:t xml:space="preserve"> Full text and adoption statuses of regional standards concerning battery safety (e.g., alignment with UN ECE R100), swapping station configurations, and grid plug interoperability protocols.</w:t>
        </w:r>
      </w:ins>
    </w:p>
    <w:p w14:paraId="449BD704" w14:textId="77777777" w:rsidR="00A53CC1" w:rsidRPr="00A53CC1" w:rsidRDefault="00A53CC1" w:rsidP="00A53CC1">
      <w:pPr>
        <w:numPr>
          <w:ilvl w:val="0"/>
          <w:numId w:val="19"/>
        </w:numPr>
        <w:tabs>
          <w:tab w:val="num" w:pos="720"/>
        </w:tabs>
        <w:spacing w:after="200"/>
        <w:jc w:val="both"/>
        <w:rPr>
          <w:ins w:id="623" w:author="Kenneth Nyangweso" w:date="2026-10-06T11:19:00Z"/>
          <w:rFonts w:ascii="Arial" w:eastAsia="Arial" w:hAnsi="Arial" w:cs="Arial"/>
          <w:sz w:val="24"/>
          <w:szCs w:val="24"/>
        </w:rPr>
      </w:pPr>
      <w:ins w:id="624" w:author="Kenneth Nyangweso" w:date="2026-10-06T11:19:00Z">
        <w:r w:rsidRPr="00A53CC1">
          <w:rPr>
            <w:rFonts w:ascii="Arial" w:eastAsia="Arial" w:hAnsi="Arial" w:cs="Arial"/>
            <w:b/>
            <w:bCs/>
            <w:sz w:val="24"/>
            <w:szCs w:val="24"/>
          </w:rPr>
          <w:t>To Regional Private E-Mobility Operators &amp; Networks:</w:t>
        </w:r>
      </w:ins>
    </w:p>
    <w:p w14:paraId="299489F3" w14:textId="77777777" w:rsidR="00A53CC1" w:rsidRPr="00A53CC1" w:rsidRDefault="00A53CC1" w:rsidP="00A53CC1">
      <w:pPr>
        <w:numPr>
          <w:ilvl w:val="1"/>
          <w:numId w:val="19"/>
        </w:numPr>
        <w:tabs>
          <w:tab w:val="num" w:pos="1440"/>
        </w:tabs>
        <w:spacing w:after="200"/>
        <w:jc w:val="both"/>
        <w:rPr>
          <w:ins w:id="625" w:author="Kenneth Nyangweso" w:date="2026-10-06T11:19:00Z"/>
          <w:rFonts w:ascii="Arial" w:eastAsia="Arial" w:hAnsi="Arial" w:cs="Arial"/>
          <w:sz w:val="24"/>
          <w:szCs w:val="24"/>
        </w:rPr>
      </w:pPr>
      <w:ins w:id="626" w:author="Kenneth Nyangweso" w:date="2026-10-06T11:19:00Z">
        <w:r w:rsidRPr="00A53CC1">
          <w:rPr>
            <w:rFonts w:ascii="Arial" w:eastAsia="Arial" w:hAnsi="Arial" w:cs="Arial"/>
            <w:i/>
            <w:iCs/>
            <w:sz w:val="24"/>
            <w:szCs w:val="24"/>
          </w:rPr>
          <w:t>Request:</w:t>
        </w:r>
        <w:r w:rsidRPr="00A53CC1">
          <w:rPr>
            <w:rFonts w:ascii="Arial" w:eastAsia="Arial" w:hAnsi="Arial" w:cs="Arial"/>
            <w:sz w:val="24"/>
            <w:szCs w:val="24"/>
          </w:rPr>
          <w:t xml:space="preserve"> Aggregated, anonymized charging station uptime logs and fleet energy efficiencies to ground the macroeconomic utility revenue potential models in empirical reality.</w:t>
        </w:r>
      </w:ins>
    </w:p>
    <w:p w14:paraId="427CEC6B" w14:textId="77777777" w:rsidR="00A53CC1" w:rsidRPr="00A53CC1" w:rsidRDefault="00A53CC1" w:rsidP="00A53CC1">
      <w:pPr>
        <w:spacing w:after="200"/>
        <w:ind w:left="1245"/>
        <w:jc w:val="both"/>
        <w:rPr>
          <w:ins w:id="627" w:author="Kenneth Nyangweso" w:date="2026-10-06T11:19:00Z"/>
          <w:rFonts w:ascii="Arial" w:eastAsia="Arial" w:hAnsi="Arial" w:cs="Arial"/>
          <w:sz w:val="24"/>
          <w:szCs w:val="24"/>
        </w:rPr>
      </w:pPr>
      <w:ins w:id="628" w:author="Kenneth Nyangweso" w:date="2026-10-06T11:19:00Z">
        <w:r w:rsidRPr="00A53CC1">
          <w:rPr>
            <w:rFonts w:ascii="Arial" w:eastAsia="Arial" w:hAnsi="Arial" w:cs="Arial"/>
            <w:sz w:val="24"/>
            <w:szCs w:val="24"/>
          </w:rPr>
          <w:t xml:space="preserve">By establishing these formal data-sharing pipelines, the EAC Secretariat and project stakeholders will transform this database from a static report into a </w:t>
        </w:r>
        <w:r w:rsidRPr="00A53CC1">
          <w:rPr>
            <w:rFonts w:ascii="Arial" w:eastAsia="Arial" w:hAnsi="Arial" w:cs="Arial"/>
            <w:sz w:val="24"/>
            <w:szCs w:val="24"/>
          </w:rPr>
          <w:lastRenderedPageBreak/>
          <w:t>living, dynamic data system capable of guiding real-world investments and policy harmonization for years to come.</w:t>
        </w:r>
      </w:ins>
    </w:p>
    <w:p w14:paraId="28204949" w14:textId="77777777" w:rsidR="00CE5868" w:rsidRDefault="00CE5868">
      <w:pPr>
        <w:spacing w:after="200"/>
        <w:ind w:left="1245"/>
        <w:jc w:val="both"/>
        <w:rPr>
          <w:ins w:id="629" w:author="Kenneth Nyangweso" w:date="2026-10-06T11:07:00Z" w16du:dateUtc="2026-10-06T08:07:00Z"/>
          <w:rFonts w:ascii="Arial" w:eastAsia="Arial" w:hAnsi="Arial" w:cs="Arial"/>
          <w:sz w:val="24"/>
          <w:szCs w:val="24"/>
        </w:rPr>
      </w:pPr>
    </w:p>
    <w:p w14:paraId="5F8D1C77" w14:textId="77777777" w:rsidR="00CE5868" w:rsidRDefault="00CE5868" w:rsidP="00746EF4">
      <w:pPr>
        <w:spacing w:after="200"/>
        <w:jc w:val="both"/>
        <w:rPr>
          <w:rFonts w:ascii="Arial" w:eastAsia="Arial" w:hAnsi="Arial" w:cs="Arial"/>
          <w:sz w:val="24"/>
          <w:szCs w:val="24"/>
        </w:rPr>
        <w:pPrChange w:id="630" w:author="Kenneth Nyangweso" w:date="2026-10-06T11:13:00Z" w16du:dateUtc="2026-10-06T08:13:00Z">
          <w:pPr>
            <w:spacing w:after="200"/>
            <w:ind w:left="1245"/>
            <w:jc w:val="both"/>
          </w:pPr>
        </w:pPrChange>
      </w:pPr>
    </w:p>
    <w:p w14:paraId="4AB53B8A" w14:textId="77777777" w:rsidR="00612A99" w:rsidRDefault="00260BE9" w:rsidP="00E95E73">
      <w:pPr>
        <w:pStyle w:val="Heading1"/>
        <w:numPr>
          <w:ilvl w:val="0"/>
          <w:numId w:val="6"/>
        </w:numPr>
        <w:pBdr>
          <w:top w:val="nil"/>
          <w:left w:val="nil"/>
          <w:bottom w:val="nil"/>
          <w:right w:val="nil"/>
          <w:between w:val="nil"/>
        </w:pBdr>
        <w:ind w:hanging="720"/>
        <w:rPr>
          <w:color w:val="000000"/>
        </w:rPr>
      </w:pPr>
      <w:bookmarkStart w:id="631" w:name="_Toc241584374"/>
      <w:r>
        <w:rPr>
          <w:color w:val="000000"/>
        </w:rPr>
        <w:t>PRELIMINARY REVIEWS AND FINDINGS</w:t>
      </w:r>
      <w:bookmarkEnd w:id="631"/>
    </w:p>
    <w:p w14:paraId="25BA056F" w14:textId="77777777" w:rsidR="00612A99" w:rsidRDefault="00260BE9" w:rsidP="00E95E73">
      <w:pPr>
        <w:pStyle w:val="Heading2"/>
        <w:numPr>
          <w:ilvl w:val="1"/>
          <w:numId w:val="6"/>
        </w:numPr>
        <w:ind w:hanging="1080"/>
        <w:rPr>
          <w:color w:val="000000"/>
        </w:rPr>
      </w:pPr>
      <w:bookmarkStart w:id="632" w:name="_Toc241584375"/>
      <w:r>
        <w:rPr>
          <w:color w:val="000000"/>
        </w:rPr>
        <w:t>Situational Diagnosis and Baseline Assessments</w:t>
      </w:r>
      <w:bookmarkEnd w:id="632"/>
    </w:p>
    <w:p w14:paraId="6C6F472B" w14:textId="77777777" w:rsidR="00612A99" w:rsidRDefault="00260BE9">
      <w:pPr>
        <w:ind w:left="1080"/>
        <w:jc w:val="both"/>
        <w:rPr>
          <w:rFonts w:ascii="Arial" w:eastAsia="Arial" w:hAnsi="Arial" w:cs="Arial"/>
          <w:sz w:val="24"/>
          <w:szCs w:val="24"/>
        </w:rPr>
      </w:pPr>
      <w:r>
        <w:rPr>
          <w:rFonts w:ascii="Arial" w:eastAsia="Arial" w:hAnsi="Arial" w:cs="Arial"/>
          <w:sz w:val="24"/>
          <w:szCs w:val="24"/>
        </w:rPr>
        <w:t xml:space="preserve">In order to gain a perspective of what exists in the EAC region, the consultant will conduct a </w:t>
      </w:r>
      <w:commentRangeStart w:id="633"/>
      <w:r>
        <w:rPr>
          <w:rFonts w:ascii="Arial" w:eastAsia="Arial" w:hAnsi="Arial" w:cs="Arial"/>
          <w:sz w:val="24"/>
          <w:szCs w:val="24"/>
        </w:rPr>
        <w:t xml:space="preserve">diagnostic </w:t>
      </w:r>
      <w:commentRangeEnd w:id="633"/>
      <w:r w:rsidR="006C665E">
        <w:rPr>
          <w:rStyle w:val="CommentReference"/>
          <w:rFonts w:ascii="Arial" w:eastAsia="Arial" w:hAnsi="Arial" w:cs="Arial"/>
          <w:sz w:val="24"/>
          <w:szCs w:val="24"/>
        </w:rPr>
        <w:commentReference w:id="633"/>
      </w:r>
      <w:r>
        <w:rPr>
          <w:rFonts w:ascii="Arial" w:eastAsia="Arial" w:hAnsi="Arial" w:cs="Arial"/>
          <w:sz w:val="24"/>
          <w:szCs w:val="24"/>
        </w:rPr>
        <w:t xml:space="preserve">of the current situation of e-mobility in each Partner State, </w:t>
      </w:r>
      <w:r w:rsidR="00E95E73">
        <w:rPr>
          <w:rFonts w:ascii="Arial" w:eastAsia="Arial" w:hAnsi="Arial" w:cs="Arial"/>
          <w:sz w:val="24"/>
          <w:szCs w:val="24"/>
        </w:rPr>
        <w:t>focusing</w:t>
      </w:r>
      <w:r>
        <w:rPr>
          <w:rFonts w:ascii="Arial" w:eastAsia="Arial" w:hAnsi="Arial" w:cs="Arial"/>
          <w:sz w:val="24"/>
          <w:szCs w:val="24"/>
        </w:rPr>
        <w:t xml:space="preserve"> on policy frameworks, evolution and statistics, fiscal incentives if applicable, public perception,  and general environmental assessments including carbon emissions. Some of the initial findings are presented in section </w:t>
      </w:r>
      <w:commentRangeStart w:id="634"/>
      <w:r>
        <w:rPr>
          <w:rFonts w:ascii="Arial" w:eastAsia="Arial" w:hAnsi="Arial" w:cs="Arial"/>
          <w:sz w:val="24"/>
          <w:szCs w:val="24"/>
        </w:rPr>
        <w:t>1.1.2 above</w:t>
      </w:r>
      <w:commentRangeEnd w:id="634"/>
      <w:r w:rsidR="006D63D7">
        <w:rPr>
          <w:rStyle w:val="CommentReference"/>
          <w:rFonts w:ascii="Arial" w:eastAsia="Arial" w:hAnsi="Arial" w:cs="Arial"/>
          <w:sz w:val="24"/>
          <w:szCs w:val="24"/>
        </w:rPr>
        <w:commentReference w:id="634"/>
      </w:r>
      <w:r>
        <w:rPr>
          <w:rFonts w:ascii="Arial" w:eastAsia="Arial" w:hAnsi="Arial" w:cs="Arial"/>
          <w:sz w:val="24"/>
          <w:szCs w:val="24"/>
        </w:rPr>
        <w:t>. Much of the information will be gathered through research on stakeholders’ websites, the internet and published research material. The collected data will first be shared with the concerned entities for validation before inclusion in the reports. Where the virtual data mining will be found to be insufficient, limited physical visits will be arranged, upon consultation and approval of the Client.</w:t>
      </w:r>
    </w:p>
    <w:p w14:paraId="040A2048" w14:textId="77777777" w:rsidR="00612A99" w:rsidRDefault="00260BE9">
      <w:pPr>
        <w:ind w:left="1080"/>
        <w:jc w:val="both"/>
        <w:rPr>
          <w:rFonts w:ascii="Arial" w:eastAsia="Arial" w:hAnsi="Arial" w:cs="Arial"/>
          <w:sz w:val="24"/>
          <w:szCs w:val="24"/>
        </w:rPr>
      </w:pPr>
      <w:r>
        <w:rPr>
          <w:rFonts w:ascii="Arial" w:eastAsia="Arial" w:hAnsi="Arial" w:cs="Arial"/>
          <w:sz w:val="24"/>
          <w:szCs w:val="24"/>
        </w:rPr>
        <w:t>In addition to the regional assessments, a review of continental and global practices will be carried out, for the purposes of gauging where the EAC region is compared to the rest of the World. This comparison will serve the purpose of challenging the counties in the EAC to aspire to improve from their current situations, if below continental and global levels.</w:t>
      </w:r>
    </w:p>
    <w:p w14:paraId="13850DC0" w14:textId="77777777" w:rsidR="00612A99" w:rsidRDefault="00260BE9">
      <w:pPr>
        <w:ind w:left="1080"/>
        <w:jc w:val="both"/>
        <w:rPr>
          <w:rFonts w:ascii="Arial" w:eastAsia="Arial" w:hAnsi="Arial" w:cs="Arial"/>
          <w:sz w:val="24"/>
          <w:szCs w:val="24"/>
        </w:rPr>
      </w:pPr>
      <w:r>
        <w:rPr>
          <w:rFonts w:ascii="Arial" w:eastAsia="Arial" w:hAnsi="Arial" w:cs="Arial"/>
          <w:sz w:val="24"/>
          <w:szCs w:val="24"/>
        </w:rPr>
        <w:t>The baseline assessments will be used for future tracking of progress in each country.</w:t>
      </w:r>
      <w:r w:rsidR="00E95E73">
        <w:rPr>
          <w:rFonts w:ascii="Arial" w:eastAsia="Arial" w:hAnsi="Arial" w:cs="Arial"/>
          <w:sz w:val="24"/>
          <w:szCs w:val="24"/>
        </w:rPr>
        <w:t xml:space="preserve"> </w:t>
      </w:r>
      <w:r>
        <w:rPr>
          <w:rFonts w:ascii="Arial" w:eastAsia="Arial" w:hAnsi="Arial" w:cs="Arial"/>
          <w:sz w:val="24"/>
          <w:szCs w:val="24"/>
        </w:rPr>
        <w:t xml:space="preserve">The data will be clustered in </w:t>
      </w:r>
      <w:commentRangeStart w:id="635"/>
      <w:r>
        <w:rPr>
          <w:rFonts w:ascii="Arial" w:eastAsia="Arial" w:hAnsi="Arial" w:cs="Arial"/>
          <w:sz w:val="24"/>
          <w:szCs w:val="24"/>
        </w:rPr>
        <w:t xml:space="preserve">categories </w:t>
      </w:r>
      <w:commentRangeEnd w:id="635"/>
      <w:r w:rsidR="00A12B2C">
        <w:rPr>
          <w:rStyle w:val="CommentReference"/>
          <w:rFonts w:ascii="Arial" w:eastAsia="Arial" w:hAnsi="Arial" w:cs="Arial"/>
          <w:sz w:val="24"/>
          <w:szCs w:val="24"/>
        </w:rPr>
        <w:commentReference w:id="635"/>
      </w:r>
      <w:r>
        <w:rPr>
          <w:rFonts w:ascii="Arial" w:eastAsia="Arial" w:hAnsi="Arial" w:cs="Arial"/>
          <w:sz w:val="24"/>
          <w:szCs w:val="24"/>
        </w:rPr>
        <w:t>for ease of reference and will include but not limited to numbers of EVs, taxation, policies, pollution levels and any other information that can be measured and tracked.</w:t>
      </w:r>
    </w:p>
    <w:p w14:paraId="726D3CF0" w14:textId="77777777" w:rsidR="00612A99" w:rsidRDefault="00612A99">
      <w:pPr>
        <w:ind w:left="1440"/>
        <w:jc w:val="both"/>
        <w:rPr>
          <w:rFonts w:ascii="Arial" w:eastAsia="Arial" w:hAnsi="Arial" w:cs="Arial"/>
          <w:b/>
          <w:bCs/>
          <w:sz w:val="24"/>
          <w:szCs w:val="24"/>
        </w:rPr>
      </w:pPr>
    </w:p>
    <w:p w14:paraId="63C7BA3F" w14:textId="77777777" w:rsidR="00612A99" w:rsidRDefault="00260BE9" w:rsidP="00E95E73">
      <w:pPr>
        <w:pStyle w:val="Heading2"/>
        <w:numPr>
          <w:ilvl w:val="1"/>
          <w:numId w:val="6"/>
        </w:numPr>
        <w:ind w:left="720"/>
      </w:pPr>
      <w:bookmarkStart w:id="636" w:name="_Toc241584376"/>
      <w:r w:rsidRPr="00E95E73">
        <w:rPr>
          <w:color w:val="000000"/>
        </w:rPr>
        <w:t>Current</w:t>
      </w:r>
      <w:r>
        <w:t xml:space="preserve"> status of e-mobility in the EAC Region</w:t>
      </w:r>
      <w:bookmarkEnd w:id="636"/>
    </w:p>
    <w:p w14:paraId="0040F4DB"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A preliminary review of the current situation in the EAC shows that electric mobility in the East African Community sits at different stages in each of the Partner States. </w:t>
      </w:r>
      <w:commentRangeStart w:id="637"/>
      <w:r>
        <w:rPr>
          <w:rFonts w:ascii="Arial" w:eastAsia="Arial" w:hAnsi="Arial" w:cs="Arial"/>
          <w:sz w:val="24"/>
          <w:szCs w:val="24"/>
        </w:rPr>
        <w:t>Three factors shape these different stages: the available amount of electricity, government legislation, and company-backed market building from the ground up.</w:t>
      </w:r>
      <w:commentRangeEnd w:id="637"/>
      <w:r w:rsidR="00794FFD">
        <w:rPr>
          <w:rStyle w:val="CommentReference"/>
          <w:rFonts w:ascii="Arial" w:eastAsia="Arial" w:hAnsi="Arial" w:cs="Arial"/>
          <w:sz w:val="24"/>
          <w:szCs w:val="24"/>
        </w:rPr>
        <w:commentReference w:id="637"/>
      </w:r>
    </w:p>
    <w:p w14:paraId="56FE3399"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Kenya and Rwanda lead on adoption and charging infrastructure, while Uganda leads on manufacturing through Kiira Motors Corporation. Tanzania sees an EV import duty reduction from </w:t>
      </w:r>
      <w:commentRangeStart w:id="638"/>
      <w:r>
        <w:rPr>
          <w:rFonts w:ascii="Arial" w:eastAsia="Arial" w:hAnsi="Arial" w:cs="Arial"/>
          <w:sz w:val="24"/>
          <w:szCs w:val="24"/>
        </w:rPr>
        <w:t xml:space="preserve">25% to 10%. </w:t>
      </w:r>
      <w:commentRangeEnd w:id="638"/>
      <w:r w:rsidR="00794FFD">
        <w:rPr>
          <w:rStyle w:val="CommentReference"/>
          <w:rFonts w:ascii="Arial" w:eastAsia="Arial" w:hAnsi="Arial" w:cs="Arial"/>
          <w:sz w:val="24"/>
          <w:szCs w:val="24"/>
        </w:rPr>
        <w:commentReference w:id="638"/>
      </w:r>
      <w:r>
        <w:rPr>
          <w:rFonts w:ascii="Arial" w:eastAsia="Arial" w:hAnsi="Arial" w:cs="Arial"/>
          <w:sz w:val="24"/>
          <w:szCs w:val="24"/>
        </w:rPr>
        <w:t>Burundi, Somalia and South Sudan remain at an early stage, while the Democratic Republic of the Congo has a very small EV market of its own, though it holds cobalt reserves and the mineral is used in traditional EV batteries.</w:t>
      </w:r>
    </w:p>
    <w:p w14:paraId="710E5DB5" w14:textId="77777777" w:rsidR="00612A99" w:rsidRDefault="00260BE9">
      <w:pPr>
        <w:ind w:left="720"/>
        <w:jc w:val="both"/>
        <w:rPr>
          <w:rFonts w:ascii="Arial" w:eastAsia="Arial" w:hAnsi="Arial" w:cs="Arial"/>
          <w:sz w:val="24"/>
          <w:szCs w:val="24"/>
        </w:rPr>
      </w:pPr>
      <w:r>
        <w:rPr>
          <w:rFonts w:ascii="Arial" w:eastAsia="Arial" w:hAnsi="Arial" w:cs="Arial"/>
          <w:sz w:val="24"/>
          <w:szCs w:val="24"/>
        </w:rPr>
        <w:lastRenderedPageBreak/>
        <w:t>Preliminary Country-specific status are presented below. These will be updated during the diagnostic phase of the assignment with more accurate data obtained from further consultations with stakeholders and published country statistics.</w:t>
      </w:r>
    </w:p>
    <w:p w14:paraId="4F2DCAE9" w14:textId="77777777" w:rsidR="00612A99" w:rsidRDefault="00260BE9">
      <w:pPr>
        <w:ind w:firstLine="720"/>
        <w:jc w:val="both"/>
        <w:rPr>
          <w:rFonts w:ascii="Arial" w:eastAsia="Arial" w:hAnsi="Arial" w:cs="Arial"/>
          <w:b/>
          <w:bCs/>
          <w:sz w:val="24"/>
          <w:szCs w:val="24"/>
        </w:rPr>
      </w:pPr>
      <w:r>
        <w:rPr>
          <w:rFonts w:ascii="Arial" w:eastAsia="Arial" w:hAnsi="Arial" w:cs="Arial"/>
          <w:b/>
          <w:bCs/>
          <w:sz w:val="24"/>
          <w:szCs w:val="24"/>
        </w:rPr>
        <w:t>4.2.1</w:t>
      </w:r>
      <w:r>
        <w:rPr>
          <w:rFonts w:ascii="Arial" w:eastAsia="Arial" w:hAnsi="Arial" w:cs="Arial"/>
          <w:b/>
          <w:bCs/>
          <w:sz w:val="24"/>
          <w:szCs w:val="24"/>
        </w:rPr>
        <w:tab/>
      </w:r>
      <w:commentRangeStart w:id="639"/>
      <w:r>
        <w:rPr>
          <w:rFonts w:ascii="Arial" w:eastAsia="Arial" w:hAnsi="Arial" w:cs="Arial"/>
          <w:b/>
          <w:bCs/>
          <w:sz w:val="24"/>
          <w:szCs w:val="24"/>
        </w:rPr>
        <w:t>Burundi</w:t>
      </w:r>
      <w:commentRangeEnd w:id="639"/>
      <w:r w:rsidR="00BB3D84">
        <w:rPr>
          <w:rStyle w:val="CommentReference"/>
          <w:rFonts w:ascii="Arial" w:eastAsia="Arial" w:hAnsi="Arial" w:cs="Arial"/>
          <w:b/>
          <w:bCs/>
          <w:sz w:val="24"/>
          <w:szCs w:val="24"/>
        </w:rPr>
        <w:commentReference w:id="639"/>
      </w:r>
    </w:p>
    <w:p w14:paraId="2ACE24B0"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Burundi has low levels of deployment to date, but high ambition in terms of policy. The </w:t>
      </w:r>
      <w:commentRangeStart w:id="640"/>
      <w:r w:rsidRPr="005455A1">
        <w:rPr>
          <w:rFonts w:ascii="Arial" w:eastAsia="Arial" w:hAnsi="Arial" w:cs="Arial"/>
          <w:b/>
          <w:bCs/>
          <w:sz w:val="24"/>
          <w:szCs w:val="24"/>
          <w:rPrChange w:id="641" w:author="Annika BERLIN" w:date="2026-10-02T11:57:00Z" w16du:dateUtc="2026-10-02T08:57:00Z">
            <w:rPr>
              <w:rFonts w:ascii="Arial" w:eastAsia="Arial" w:hAnsi="Arial" w:cs="Arial"/>
              <w:sz w:val="24"/>
              <w:szCs w:val="24"/>
            </w:rPr>
          </w:rPrChange>
        </w:rPr>
        <w:t>2026/2027 Finance Law</w:t>
      </w:r>
      <w:commentRangeEnd w:id="640"/>
      <w:r w:rsidR="005455A1">
        <w:rPr>
          <w:rStyle w:val="CommentReference"/>
          <w:rFonts w:ascii="Arial" w:eastAsia="Arial" w:hAnsi="Arial" w:cs="Arial"/>
          <w:sz w:val="24"/>
          <w:szCs w:val="24"/>
        </w:rPr>
        <w:commentReference w:id="640"/>
      </w:r>
      <w:r>
        <w:rPr>
          <w:rFonts w:ascii="Arial" w:eastAsia="Arial" w:hAnsi="Arial" w:cs="Arial"/>
          <w:sz w:val="24"/>
          <w:szCs w:val="24"/>
        </w:rPr>
        <w:t>, passed in 2026, includes Article 221 that mandates that all passenger cars ordered for importation must be EV or hybrid vehicles as of 1 January 2027. The same is to be applied to state procurements, but no information was included in the law on how the scheme will be implemented, nor how used EV imports will be treated. The country’s public transport company has received 25 EV tricycles manufactured by Mahindra. Burundi’s first solar-powered EV charging station was opened in Bujumbura in March 2026, a project financed by CRDB Bank Burundi. Charging infrastructure exists only in Bujumbura, and national electricity access stands at 20.1% of the population, which will shape how realistically the 2027 mandate can be met.</w:t>
      </w:r>
    </w:p>
    <w:p w14:paraId="416237D3" w14:textId="77777777" w:rsidR="00612A99" w:rsidRDefault="00260BE9">
      <w:pPr>
        <w:ind w:left="720"/>
        <w:jc w:val="both"/>
        <w:rPr>
          <w:rFonts w:ascii="Arial" w:eastAsia="Arial" w:hAnsi="Arial" w:cs="Arial"/>
          <w:b/>
          <w:bCs/>
          <w:sz w:val="24"/>
          <w:szCs w:val="24"/>
        </w:rPr>
      </w:pPr>
      <w:r>
        <w:rPr>
          <w:rFonts w:ascii="Arial" w:eastAsia="Arial" w:hAnsi="Arial" w:cs="Arial"/>
          <w:b/>
          <w:bCs/>
          <w:sz w:val="24"/>
          <w:szCs w:val="24"/>
        </w:rPr>
        <w:t>4.2.2</w:t>
      </w:r>
      <w:r>
        <w:rPr>
          <w:rFonts w:ascii="Arial" w:eastAsia="Arial" w:hAnsi="Arial" w:cs="Arial"/>
          <w:b/>
          <w:bCs/>
          <w:sz w:val="24"/>
          <w:szCs w:val="24"/>
        </w:rPr>
        <w:tab/>
        <w:t>Democratic Republic of Congo</w:t>
      </w:r>
    </w:p>
    <w:p w14:paraId="700462DB" w14:textId="2AAFAA75" w:rsidR="00612A99" w:rsidRDefault="00260BE9">
      <w:pPr>
        <w:ind w:left="720"/>
        <w:jc w:val="both"/>
        <w:rPr>
          <w:rFonts w:ascii="Arial" w:eastAsia="Arial" w:hAnsi="Arial" w:cs="Arial"/>
          <w:sz w:val="24"/>
          <w:szCs w:val="24"/>
        </w:rPr>
      </w:pPr>
      <w:r>
        <w:rPr>
          <w:rFonts w:ascii="Arial" w:eastAsia="Arial" w:hAnsi="Arial" w:cs="Arial"/>
          <w:sz w:val="24"/>
          <w:szCs w:val="24"/>
        </w:rPr>
        <w:t xml:space="preserve">EV adoption in the DRC is still negligible despite zero import duties. Electric cars have faced 0% customs duty and 0% VAT since 2025. This has not been the barrier; instead, it has been electrification rates: 22.5% of the population and closer to 1% in rural areas, a slow customs procedure and intermittent border closures due to political unrest through 2026. Where EVs have been adopted, they are in two isolated clusters. Kinshasa, where the government signed a memorandum of understanding with Vietnam's Vingroup in December 2025, followed by a further agreement in February 2026 with the local firm Exposure SARL to develop an electric taxi service, under a plan that envisions VinFast eventually supplying 500 electric buses and 1,000 electric cars to the city's public and commercial fleet. This remains at the roadmap and feasibility stage rather than vehicles on the road, and Kinshasa currently has only a handful of functioning public charging points. There is Goma, where an independent hydropower supply outside of the national grid has supported the development of a small local market for electric motorcycles. </w:t>
      </w:r>
      <w:del w:id="642" w:author="Annika BERLIN" w:date="2026-10-02T12:00:00Z" w16du:dateUtc="2026-10-02T09:00:00Z">
        <w:r w:rsidDel="0078676E">
          <w:rPr>
            <w:rFonts w:ascii="Arial" w:eastAsia="Arial" w:hAnsi="Arial" w:cs="Arial"/>
            <w:sz w:val="24"/>
            <w:szCs w:val="24"/>
          </w:rPr>
          <w:delText>There is no evidence yet that Rwanda’s swap stations, Ampersand or Spiro, has crossed the Goma-Gisenyi border.</w:delText>
        </w:r>
      </w:del>
    </w:p>
    <w:p w14:paraId="73515727" w14:textId="77777777" w:rsidR="00612A99" w:rsidRDefault="00260BE9">
      <w:pPr>
        <w:ind w:left="720"/>
        <w:jc w:val="both"/>
        <w:rPr>
          <w:rFonts w:ascii="Arial" w:eastAsia="Arial" w:hAnsi="Arial" w:cs="Arial"/>
          <w:b/>
          <w:bCs/>
          <w:sz w:val="24"/>
          <w:szCs w:val="24"/>
        </w:rPr>
      </w:pPr>
      <w:r>
        <w:rPr>
          <w:rFonts w:ascii="Arial" w:eastAsia="Arial" w:hAnsi="Arial" w:cs="Arial"/>
          <w:b/>
          <w:bCs/>
          <w:sz w:val="24"/>
          <w:szCs w:val="24"/>
        </w:rPr>
        <w:t>4.2.3</w:t>
      </w:r>
      <w:r>
        <w:rPr>
          <w:rFonts w:ascii="Arial" w:eastAsia="Arial" w:hAnsi="Arial" w:cs="Arial"/>
          <w:b/>
          <w:bCs/>
          <w:sz w:val="24"/>
          <w:szCs w:val="24"/>
        </w:rPr>
        <w:tab/>
        <w:t>Kenya</w:t>
      </w:r>
    </w:p>
    <w:p w14:paraId="12896D14"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Kenya is by far the best-tracked EV market in the region. Kenya's electric vehicle market reached </w:t>
      </w:r>
      <w:commentRangeStart w:id="643"/>
      <w:r>
        <w:rPr>
          <w:rFonts w:ascii="Arial" w:eastAsia="Arial" w:hAnsi="Arial" w:cs="Arial"/>
          <w:sz w:val="24"/>
          <w:szCs w:val="24"/>
        </w:rPr>
        <w:t xml:space="preserve">24,754 </w:t>
      </w:r>
      <w:commentRangeEnd w:id="643"/>
      <w:r w:rsidR="00C4205F">
        <w:rPr>
          <w:rStyle w:val="CommentReference"/>
          <w:rFonts w:ascii="Arial" w:eastAsia="Arial" w:hAnsi="Arial" w:cs="Arial"/>
          <w:sz w:val="24"/>
          <w:szCs w:val="24"/>
        </w:rPr>
        <w:commentReference w:id="643"/>
      </w:r>
      <w:r>
        <w:rPr>
          <w:rFonts w:ascii="Arial" w:eastAsia="Arial" w:hAnsi="Arial" w:cs="Arial"/>
          <w:sz w:val="24"/>
          <w:szCs w:val="24"/>
        </w:rPr>
        <w:t xml:space="preserve">cumulative registered units by February 2026, and further scaled past 35,000 units by mid-2026. The vast majority of that is electric motorcycles, while only 0.18% of newly registered motor vehicles in </w:t>
      </w:r>
      <w:commentRangeStart w:id="644"/>
      <w:r>
        <w:rPr>
          <w:rFonts w:ascii="Arial" w:eastAsia="Arial" w:hAnsi="Arial" w:cs="Arial"/>
          <w:sz w:val="24"/>
          <w:szCs w:val="24"/>
        </w:rPr>
        <w:t xml:space="preserve">2024 </w:t>
      </w:r>
      <w:commentRangeEnd w:id="644"/>
      <w:r w:rsidR="00B23BE3">
        <w:rPr>
          <w:rStyle w:val="CommentReference"/>
          <w:rFonts w:ascii="Arial" w:eastAsia="Arial" w:hAnsi="Arial" w:cs="Arial"/>
          <w:sz w:val="24"/>
          <w:szCs w:val="24"/>
        </w:rPr>
        <w:commentReference w:id="644"/>
      </w:r>
      <w:r>
        <w:rPr>
          <w:rFonts w:ascii="Arial" w:eastAsia="Arial" w:hAnsi="Arial" w:cs="Arial"/>
          <w:sz w:val="24"/>
          <w:szCs w:val="24"/>
        </w:rPr>
        <w:t xml:space="preserve">were electric. </w:t>
      </w:r>
      <w:commentRangeStart w:id="645"/>
      <w:r>
        <w:rPr>
          <w:rFonts w:ascii="Arial" w:eastAsia="Arial" w:hAnsi="Arial" w:cs="Arial"/>
          <w:sz w:val="24"/>
          <w:szCs w:val="24"/>
        </w:rPr>
        <w:t xml:space="preserve">The country has fewer than 1,000 battery electric vehicles on the road, against the 5,500 estimated for Rwanda. </w:t>
      </w:r>
      <w:commentRangeEnd w:id="645"/>
      <w:r w:rsidR="001965D4">
        <w:rPr>
          <w:rStyle w:val="CommentReference"/>
          <w:rFonts w:ascii="Arial" w:eastAsia="Arial" w:hAnsi="Arial" w:cs="Arial"/>
          <w:sz w:val="24"/>
          <w:szCs w:val="24"/>
        </w:rPr>
        <w:commentReference w:id="645"/>
      </w:r>
      <w:r>
        <w:rPr>
          <w:rFonts w:ascii="Arial" w:eastAsia="Arial" w:hAnsi="Arial" w:cs="Arial"/>
          <w:sz w:val="24"/>
          <w:szCs w:val="24"/>
        </w:rPr>
        <w:t xml:space="preserve">This is because import duty on four-wheelers remains one of the factors skewing the market. The National Electric Mobility Policy was unveiled in 2025 and launched in February 2026, backed by tax breaks, positioning the country as East Africa's electric mobility hub. Kenya also has an established infrastructure, with approximately 200-300 public charge </w:t>
      </w:r>
      <w:r>
        <w:rPr>
          <w:rFonts w:ascii="Arial" w:eastAsia="Arial" w:hAnsi="Arial" w:cs="Arial"/>
          <w:sz w:val="24"/>
          <w:szCs w:val="24"/>
        </w:rPr>
        <w:lastRenderedPageBreak/>
        <w:t xml:space="preserve">points in 2026, </w:t>
      </w:r>
      <w:commentRangeStart w:id="646"/>
      <w:r>
        <w:rPr>
          <w:rFonts w:ascii="Arial" w:eastAsia="Arial" w:hAnsi="Arial" w:cs="Arial"/>
          <w:sz w:val="24"/>
          <w:szCs w:val="24"/>
        </w:rPr>
        <w:t xml:space="preserve">second in Africa </w:t>
      </w:r>
      <w:commentRangeEnd w:id="646"/>
      <w:r w:rsidR="00CA5DD2">
        <w:rPr>
          <w:rStyle w:val="CommentReference"/>
          <w:rFonts w:ascii="Arial" w:eastAsia="Arial" w:hAnsi="Arial" w:cs="Arial"/>
          <w:sz w:val="24"/>
          <w:szCs w:val="24"/>
        </w:rPr>
        <w:commentReference w:id="646"/>
      </w:r>
      <w:r>
        <w:rPr>
          <w:rFonts w:ascii="Arial" w:eastAsia="Arial" w:hAnsi="Arial" w:cs="Arial"/>
          <w:sz w:val="24"/>
          <w:szCs w:val="24"/>
        </w:rPr>
        <w:t xml:space="preserve">to Egypt’s inventory, with the Kenya Power e-mobility tariff behind some of that expansion, complemented by increasingly assertive service providers including Roam, BasiGo and </w:t>
      </w:r>
      <w:commentRangeStart w:id="647"/>
      <w:r>
        <w:rPr>
          <w:rFonts w:ascii="Arial" w:eastAsia="Arial" w:hAnsi="Arial" w:cs="Arial"/>
          <w:sz w:val="24"/>
          <w:szCs w:val="24"/>
        </w:rPr>
        <w:t>Enda.</w:t>
      </w:r>
      <w:commentRangeEnd w:id="647"/>
      <w:r w:rsidR="00171B16">
        <w:rPr>
          <w:rStyle w:val="CommentReference"/>
          <w:rFonts w:ascii="Arial" w:eastAsia="Arial" w:hAnsi="Arial" w:cs="Arial"/>
          <w:sz w:val="24"/>
          <w:szCs w:val="24"/>
        </w:rPr>
        <w:commentReference w:id="647"/>
      </w:r>
    </w:p>
    <w:p w14:paraId="3D2A601F" w14:textId="77777777" w:rsidR="00612A99" w:rsidRDefault="00260BE9">
      <w:pPr>
        <w:ind w:left="720"/>
        <w:jc w:val="both"/>
        <w:rPr>
          <w:rFonts w:ascii="Arial" w:eastAsia="Arial" w:hAnsi="Arial" w:cs="Arial"/>
          <w:b/>
          <w:bCs/>
          <w:sz w:val="24"/>
          <w:szCs w:val="24"/>
        </w:rPr>
      </w:pPr>
      <w:r>
        <w:rPr>
          <w:rFonts w:ascii="Arial" w:eastAsia="Arial" w:hAnsi="Arial" w:cs="Arial"/>
          <w:b/>
          <w:bCs/>
          <w:sz w:val="24"/>
          <w:szCs w:val="24"/>
        </w:rPr>
        <w:t>4.2.4</w:t>
      </w:r>
      <w:r>
        <w:rPr>
          <w:rFonts w:ascii="Arial" w:eastAsia="Arial" w:hAnsi="Arial" w:cs="Arial"/>
          <w:b/>
          <w:bCs/>
          <w:sz w:val="24"/>
          <w:szCs w:val="24"/>
        </w:rPr>
        <w:tab/>
      </w:r>
      <w:commentRangeStart w:id="648"/>
      <w:r>
        <w:rPr>
          <w:rFonts w:ascii="Arial" w:eastAsia="Arial" w:hAnsi="Arial" w:cs="Arial"/>
          <w:b/>
          <w:bCs/>
          <w:sz w:val="24"/>
          <w:szCs w:val="24"/>
        </w:rPr>
        <w:t>Rwanda</w:t>
      </w:r>
      <w:commentRangeEnd w:id="648"/>
      <w:r w:rsidR="007C5A60">
        <w:rPr>
          <w:rStyle w:val="CommentReference"/>
          <w:rFonts w:ascii="Arial" w:eastAsia="Arial" w:hAnsi="Arial" w:cs="Arial"/>
          <w:b/>
          <w:bCs/>
          <w:sz w:val="24"/>
          <w:szCs w:val="24"/>
        </w:rPr>
        <w:commentReference w:id="648"/>
      </w:r>
    </w:p>
    <w:p w14:paraId="1DB66685" w14:textId="77777777" w:rsidR="00612A99" w:rsidRDefault="00260BE9">
      <w:pPr>
        <w:ind w:left="720"/>
        <w:jc w:val="both"/>
        <w:rPr>
          <w:rFonts w:ascii="Arial" w:eastAsia="Arial" w:hAnsi="Arial" w:cs="Arial"/>
          <w:sz w:val="24"/>
          <w:szCs w:val="24"/>
        </w:rPr>
      </w:pPr>
      <w:r>
        <w:rPr>
          <w:rFonts w:ascii="Arial" w:eastAsia="Arial" w:hAnsi="Arial" w:cs="Arial"/>
          <w:sz w:val="24"/>
          <w:szCs w:val="24"/>
        </w:rPr>
        <w:t>Rwanda prepared a strategic paper on electric mobility adaptation in 2021 and, in 2025, amended its Transport Policy to include e-mobility.</w:t>
      </w:r>
    </w:p>
    <w:p w14:paraId="7987CD50"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Rwanda has the most </w:t>
      </w:r>
      <w:commentRangeStart w:id="649"/>
      <w:r>
        <w:rPr>
          <w:rFonts w:ascii="Arial" w:eastAsia="Arial" w:hAnsi="Arial" w:cs="Arial"/>
          <w:sz w:val="24"/>
          <w:szCs w:val="24"/>
        </w:rPr>
        <w:t>organised</w:t>
      </w:r>
      <w:commentRangeEnd w:id="649"/>
      <w:r w:rsidR="00CA5DD2">
        <w:rPr>
          <w:rStyle w:val="CommentReference"/>
          <w:rFonts w:ascii="Arial" w:eastAsia="Arial" w:hAnsi="Arial" w:cs="Arial"/>
          <w:sz w:val="24"/>
          <w:szCs w:val="24"/>
        </w:rPr>
        <w:commentReference w:id="649"/>
      </w:r>
      <w:r>
        <w:rPr>
          <w:rFonts w:ascii="Arial" w:eastAsia="Arial" w:hAnsi="Arial" w:cs="Arial"/>
          <w:sz w:val="24"/>
          <w:szCs w:val="24"/>
        </w:rPr>
        <w:t xml:space="preserve"> policy framework in the region, and it shows in the outcomes. Beginning in January 2025, Kigali banned new petrol motorcycle-taxi registrations. The government requires 30% of state vehicle procurement to be electric, and in 2026, Rwanda became the first African nation </w:t>
      </w:r>
      <w:commentRangeStart w:id="650"/>
      <w:r>
        <w:rPr>
          <w:rFonts w:ascii="Arial" w:eastAsia="Arial" w:hAnsi="Arial" w:cs="Arial"/>
          <w:sz w:val="24"/>
          <w:szCs w:val="24"/>
        </w:rPr>
        <w:t>that mandated all competing EV companies to use the same interchangeable battery systems</w:t>
      </w:r>
      <w:commentRangeEnd w:id="650"/>
      <w:r w:rsidR="00A441D1">
        <w:rPr>
          <w:rStyle w:val="CommentReference"/>
          <w:rFonts w:ascii="Arial" w:eastAsia="Arial" w:hAnsi="Arial" w:cs="Arial"/>
          <w:sz w:val="24"/>
          <w:szCs w:val="24"/>
        </w:rPr>
        <w:commentReference w:id="650"/>
      </w:r>
      <w:r>
        <w:rPr>
          <w:rFonts w:ascii="Arial" w:eastAsia="Arial" w:hAnsi="Arial" w:cs="Arial"/>
          <w:sz w:val="24"/>
          <w:szCs w:val="24"/>
        </w:rPr>
        <w:t xml:space="preserve">. Charging electricity must be priced at a maximum of $0.10 per kWh, half the standard tariff.  </w:t>
      </w:r>
      <w:commentRangeStart w:id="651"/>
      <w:r>
        <w:rPr>
          <w:rFonts w:ascii="Arial" w:eastAsia="Arial" w:hAnsi="Arial" w:cs="Arial"/>
          <w:sz w:val="24"/>
          <w:szCs w:val="24"/>
        </w:rPr>
        <w:t xml:space="preserve">As a market, Rwanda has by far the most electric vehicles on the road, at about 5,500, </w:t>
      </w:r>
      <w:commentRangeEnd w:id="651"/>
      <w:r w:rsidR="002E1B64">
        <w:rPr>
          <w:rStyle w:val="CommentReference"/>
          <w:rFonts w:ascii="Arial" w:eastAsia="Arial" w:hAnsi="Arial" w:cs="Arial"/>
          <w:sz w:val="24"/>
          <w:szCs w:val="24"/>
        </w:rPr>
        <w:commentReference w:id="651"/>
      </w:r>
      <w:r>
        <w:rPr>
          <w:rFonts w:ascii="Arial" w:eastAsia="Arial" w:hAnsi="Arial" w:cs="Arial"/>
          <w:sz w:val="24"/>
          <w:szCs w:val="24"/>
        </w:rPr>
        <w:t>with dense commercial networks from Spiro and Ampersand and more than 2</w:t>
      </w:r>
      <w:commentRangeStart w:id="652"/>
      <w:r>
        <w:rPr>
          <w:rFonts w:ascii="Arial" w:eastAsia="Arial" w:hAnsi="Arial" w:cs="Arial"/>
          <w:sz w:val="24"/>
          <w:szCs w:val="24"/>
        </w:rPr>
        <w:t>0,000 multi-brand battery swaps per day in Rwanda and Kenya combined.</w:t>
      </w:r>
      <w:commentRangeEnd w:id="652"/>
      <w:r w:rsidR="00435405">
        <w:rPr>
          <w:rStyle w:val="CommentReference"/>
          <w:rFonts w:ascii="Arial" w:eastAsia="Arial" w:hAnsi="Arial" w:cs="Arial"/>
          <w:sz w:val="24"/>
          <w:szCs w:val="24"/>
        </w:rPr>
        <w:commentReference w:id="652"/>
      </w:r>
      <w:r>
        <w:rPr>
          <w:rFonts w:ascii="Arial" w:eastAsia="Arial" w:hAnsi="Arial" w:cs="Arial"/>
          <w:sz w:val="24"/>
          <w:szCs w:val="24"/>
        </w:rPr>
        <w:t xml:space="preserve"> Rwanda is the clearest regional reference point for what a fully aligned national framework can achieve. </w:t>
      </w:r>
    </w:p>
    <w:p w14:paraId="69DC5D76" w14:textId="77777777" w:rsidR="00612A99" w:rsidRDefault="00260BE9">
      <w:pPr>
        <w:ind w:firstLine="720"/>
        <w:jc w:val="both"/>
        <w:rPr>
          <w:rFonts w:ascii="Arial" w:eastAsia="Arial" w:hAnsi="Arial" w:cs="Arial"/>
          <w:b/>
          <w:bCs/>
          <w:sz w:val="24"/>
          <w:szCs w:val="24"/>
        </w:rPr>
      </w:pPr>
      <w:r>
        <w:rPr>
          <w:rFonts w:ascii="Arial" w:eastAsia="Arial" w:hAnsi="Arial" w:cs="Arial"/>
          <w:b/>
          <w:bCs/>
          <w:sz w:val="24"/>
          <w:szCs w:val="24"/>
        </w:rPr>
        <w:t>4.2.5</w:t>
      </w:r>
      <w:r>
        <w:rPr>
          <w:rFonts w:ascii="Arial" w:eastAsia="Arial" w:hAnsi="Arial" w:cs="Arial"/>
          <w:b/>
          <w:bCs/>
          <w:sz w:val="24"/>
          <w:szCs w:val="24"/>
        </w:rPr>
        <w:tab/>
        <w:t>Somalia</w:t>
      </w:r>
    </w:p>
    <w:p w14:paraId="45FA6B2F"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Somalia does not yet have an e-mobility policy or a history of state-organised EV promotion. Private enterprise and civil society have taken the lead thus far. The Somalia Electric Mobility Association (SEMA) was formed to align the industry, investment and standards efforts. It appears that the largest and most near-term technology options for EVs in Somalia are three-wheelers and motorcycles, with an estimated 50,000 motorcycles operating commercially in the city of Mogadishu. </w:t>
      </w:r>
      <w:commentRangeStart w:id="653"/>
      <w:r>
        <w:rPr>
          <w:rFonts w:ascii="Arial" w:eastAsia="Arial" w:hAnsi="Arial" w:cs="Arial"/>
          <w:sz w:val="24"/>
          <w:szCs w:val="24"/>
        </w:rPr>
        <w:t xml:space="preserve">The single constraint </w:t>
      </w:r>
      <w:commentRangeEnd w:id="653"/>
      <w:r w:rsidR="00E01038">
        <w:rPr>
          <w:rStyle w:val="CommentReference"/>
          <w:rFonts w:ascii="Arial" w:eastAsia="Arial" w:hAnsi="Arial" w:cs="Arial"/>
          <w:sz w:val="24"/>
          <w:szCs w:val="24"/>
        </w:rPr>
        <w:commentReference w:id="653"/>
      </w:r>
      <w:r>
        <w:rPr>
          <w:rFonts w:ascii="Arial" w:eastAsia="Arial" w:hAnsi="Arial" w:cs="Arial"/>
          <w:sz w:val="24"/>
          <w:szCs w:val="24"/>
        </w:rPr>
        <w:t xml:space="preserve">to widespread EV adoption is the capacity of the national electric grid. The grid is the key limitation: the maximum net grid installed capacity is expected to be 392 MW by 2030, and national electricity access is 7.1%. </w:t>
      </w:r>
      <w:commentRangeStart w:id="654"/>
      <w:r>
        <w:rPr>
          <w:rFonts w:ascii="Arial" w:eastAsia="Arial" w:hAnsi="Arial" w:cs="Arial"/>
          <w:sz w:val="24"/>
          <w:szCs w:val="24"/>
        </w:rPr>
        <w:t>Almost all e-mobility will take place on solar home systems rather than a public charging network</w:t>
      </w:r>
      <w:commentRangeEnd w:id="654"/>
      <w:r w:rsidR="0021059B">
        <w:rPr>
          <w:rStyle w:val="CommentReference"/>
          <w:rFonts w:ascii="Arial" w:eastAsia="Arial" w:hAnsi="Arial" w:cs="Arial"/>
          <w:sz w:val="24"/>
          <w:szCs w:val="24"/>
        </w:rPr>
        <w:commentReference w:id="654"/>
      </w:r>
      <w:r>
        <w:rPr>
          <w:rFonts w:ascii="Arial" w:eastAsia="Arial" w:hAnsi="Arial" w:cs="Arial"/>
          <w:sz w:val="24"/>
          <w:szCs w:val="24"/>
        </w:rPr>
        <w:t>. Somalia's position is closer to a from-scratch market than any other Partner State besides South Sudan.</w:t>
      </w:r>
    </w:p>
    <w:p w14:paraId="32EEB275" w14:textId="77777777" w:rsidR="00612A99" w:rsidRDefault="00260BE9">
      <w:pPr>
        <w:ind w:left="720"/>
        <w:jc w:val="both"/>
        <w:rPr>
          <w:rFonts w:ascii="Arial" w:eastAsia="Arial" w:hAnsi="Arial" w:cs="Arial"/>
          <w:b/>
          <w:bCs/>
          <w:sz w:val="24"/>
          <w:szCs w:val="24"/>
        </w:rPr>
      </w:pPr>
      <w:r>
        <w:rPr>
          <w:rFonts w:ascii="Arial" w:eastAsia="Arial" w:hAnsi="Arial" w:cs="Arial"/>
          <w:b/>
          <w:bCs/>
          <w:sz w:val="24"/>
          <w:szCs w:val="24"/>
        </w:rPr>
        <w:t>4.2.6</w:t>
      </w:r>
      <w:r>
        <w:rPr>
          <w:rFonts w:ascii="Arial" w:eastAsia="Arial" w:hAnsi="Arial" w:cs="Arial"/>
          <w:b/>
          <w:bCs/>
          <w:sz w:val="24"/>
          <w:szCs w:val="24"/>
        </w:rPr>
        <w:tab/>
        <w:t>South Sudan</w:t>
      </w:r>
    </w:p>
    <w:p w14:paraId="0A40F7D1"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South Sudan has the lowest electricity access in the Community, at 5.4%, and no dedicated e-mobility policy, but the groundwork is moving through government initiatives. The Ministry of Transport tabled a </w:t>
      </w:r>
      <w:r w:rsidRPr="00D47FFE">
        <w:rPr>
          <w:rFonts w:ascii="Arial" w:eastAsia="Arial" w:hAnsi="Arial" w:cs="Arial"/>
          <w:b/>
          <w:bCs/>
          <w:sz w:val="24"/>
          <w:szCs w:val="24"/>
          <w:rPrChange w:id="655" w:author="Annika BERLIN" w:date="2026-10-02T12:13:00Z" w16du:dateUtc="2026-10-02T09:13:00Z">
            <w:rPr>
              <w:rFonts w:ascii="Arial" w:eastAsia="Arial" w:hAnsi="Arial" w:cs="Arial"/>
              <w:sz w:val="24"/>
              <w:szCs w:val="24"/>
            </w:rPr>
          </w:rPrChange>
        </w:rPr>
        <w:t>Revised Transport Sector Policy (2026-2036)</w:t>
      </w:r>
      <w:r>
        <w:rPr>
          <w:rFonts w:ascii="Arial" w:eastAsia="Arial" w:hAnsi="Arial" w:cs="Arial"/>
          <w:sz w:val="24"/>
          <w:szCs w:val="24"/>
        </w:rPr>
        <w:t xml:space="preserve"> before parliament in 2026, explicitly proposing hybrid and electric vehicles as an emerging technology for the sector. The framework is not yet </w:t>
      </w:r>
      <w:r w:rsidR="00C9480D">
        <w:rPr>
          <w:rFonts w:ascii="Arial" w:eastAsia="Arial" w:hAnsi="Arial" w:cs="Arial"/>
          <w:sz w:val="24"/>
          <w:szCs w:val="24"/>
        </w:rPr>
        <w:t>approved, but once operationaliz</w:t>
      </w:r>
      <w:r>
        <w:rPr>
          <w:rFonts w:ascii="Arial" w:eastAsia="Arial" w:hAnsi="Arial" w:cs="Arial"/>
          <w:sz w:val="24"/>
          <w:szCs w:val="24"/>
        </w:rPr>
        <w:t>ed it is intended to provide the basis for an integrated</w:t>
      </w:r>
      <w:r w:rsidR="00C9480D">
        <w:rPr>
          <w:rFonts w:ascii="Arial" w:eastAsia="Arial" w:hAnsi="Arial" w:cs="Arial"/>
          <w:sz w:val="24"/>
          <w:szCs w:val="24"/>
        </w:rPr>
        <w:t xml:space="preserve"> transport system and to catalyz</w:t>
      </w:r>
      <w:r>
        <w:rPr>
          <w:rFonts w:ascii="Arial" w:eastAsia="Arial" w:hAnsi="Arial" w:cs="Arial"/>
          <w:sz w:val="24"/>
          <w:szCs w:val="24"/>
        </w:rPr>
        <w:t xml:space="preserve">e a dedicated E-Mobility Policy. On the ground, a 20 MW solar-plus-storage plant was commissioned in Juba in January 2025, and domestic manufacturer Doshi Motors has produced the country's first </w:t>
      </w:r>
      <w:r>
        <w:rPr>
          <w:rFonts w:ascii="Arial" w:eastAsia="Arial" w:hAnsi="Arial" w:cs="Arial"/>
          <w:sz w:val="24"/>
          <w:szCs w:val="24"/>
        </w:rPr>
        <w:lastRenderedPageBreak/>
        <w:t>locally built EV, the Juba</w:t>
      </w:r>
      <w:r w:rsidR="00C9480D">
        <w:rPr>
          <w:rFonts w:ascii="Arial" w:eastAsia="Arial" w:hAnsi="Arial" w:cs="Arial"/>
          <w:sz w:val="24"/>
          <w:szCs w:val="24"/>
        </w:rPr>
        <w:t xml:space="preserve"> </w:t>
      </w:r>
      <w:r>
        <w:rPr>
          <w:rFonts w:ascii="Arial" w:eastAsia="Arial" w:hAnsi="Arial" w:cs="Arial"/>
          <w:sz w:val="24"/>
          <w:szCs w:val="24"/>
        </w:rPr>
        <w:t>EV, though rolling power cuts introduced in March 2026 underline how far the grid still needs to go.</w:t>
      </w:r>
    </w:p>
    <w:p w14:paraId="796FC113" w14:textId="77777777" w:rsidR="00612A99" w:rsidRDefault="00260BE9">
      <w:pPr>
        <w:ind w:left="720"/>
        <w:jc w:val="both"/>
        <w:rPr>
          <w:rFonts w:ascii="Arial" w:eastAsia="Arial" w:hAnsi="Arial" w:cs="Arial"/>
          <w:b/>
          <w:bCs/>
          <w:sz w:val="24"/>
          <w:szCs w:val="24"/>
        </w:rPr>
      </w:pPr>
      <w:r>
        <w:rPr>
          <w:rFonts w:ascii="Arial" w:eastAsia="Arial" w:hAnsi="Arial" w:cs="Arial"/>
          <w:b/>
          <w:bCs/>
          <w:sz w:val="24"/>
          <w:szCs w:val="24"/>
        </w:rPr>
        <w:t>4.2.7</w:t>
      </w:r>
      <w:r>
        <w:rPr>
          <w:rFonts w:ascii="Arial" w:eastAsia="Arial" w:hAnsi="Arial" w:cs="Arial"/>
          <w:b/>
          <w:bCs/>
          <w:sz w:val="24"/>
          <w:szCs w:val="24"/>
        </w:rPr>
        <w:tab/>
      </w:r>
      <w:commentRangeStart w:id="656"/>
      <w:r>
        <w:rPr>
          <w:rFonts w:ascii="Arial" w:eastAsia="Arial" w:hAnsi="Arial" w:cs="Arial"/>
          <w:b/>
          <w:bCs/>
          <w:sz w:val="24"/>
          <w:szCs w:val="24"/>
        </w:rPr>
        <w:t>Tanzania</w:t>
      </w:r>
      <w:commentRangeEnd w:id="656"/>
      <w:r w:rsidR="00DE26BE">
        <w:rPr>
          <w:rStyle w:val="CommentReference"/>
          <w:rFonts w:ascii="Arial" w:eastAsia="Arial" w:hAnsi="Arial" w:cs="Arial"/>
          <w:b/>
          <w:bCs/>
          <w:sz w:val="24"/>
          <w:szCs w:val="24"/>
        </w:rPr>
        <w:commentReference w:id="656"/>
      </w:r>
    </w:p>
    <w:p w14:paraId="4F4EDFED"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Tanzania was projected to be East Africa’s fastest-growing e-mobility market by 2023, with an estimated 5,000 EVs by that time. The sector then faced challenges related to high import taxes, a low level of skilled technicians, a lack of public awareness of EV benefits, and uncertain regulations. Notably, the situation has markedly changed on the fiscal side in implementation. EV import duty was repealed in the 2026/2027 budget, which cut EV import duty from 25% to 10%; charging equipment will be exempted from VAT in the same period; and public institutions are to start procuring electric vehicles. This move comes as petrol prices surged after the closure of the Strait of Hormuz in January 2026, triggering an even more pressing need for Tanzania to reduce reliance on petroleum. The Tanzania energy transition strategy also includes the use of </w:t>
      </w:r>
      <w:commentRangeStart w:id="657"/>
      <w:r>
        <w:rPr>
          <w:rFonts w:ascii="Arial" w:eastAsia="Arial" w:hAnsi="Arial" w:cs="Arial"/>
          <w:sz w:val="24"/>
          <w:szCs w:val="24"/>
        </w:rPr>
        <w:t>Compressed Natural Gas (CNG</w:t>
      </w:r>
      <w:commentRangeEnd w:id="657"/>
      <w:r w:rsidR="009B1F26">
        <w:rPr>
          <w:rStyle w:val="CommentReference"/>
          <w:rFonts w:ascii="Arial" w:eastAsia="Arial" w:hAnsi="Arial" w:cs="Arial"/>
          <w:sz w:val="24"/>
          <w:szCs w:val="24"/>
        </w:rPr>
        <w:commentReference w:id="657"/>
      </w:r>
      <w:r>
        <w:rPr>
          <w:rFonts w:ascii="Arial" w:eastAsia="Arial" w:hAnsi="Arial" w:cs="Arial"/>
          <w:sz w:val="24"/>
          <w:szCs w:val="24"/>
        </w:rPr>
        <w:t>) to power vehicles and a number of taxis and light goods vehicles in Dar es Salaam use this mode of propulsio</w:t>
      </w:r>
      <w:commentRangeStart w:id="658"/>
      <w:r>
        <w:rPr>
          <w:rFonts w:ascii="Arial" w:eastAsia="Arial" w:hAnsi="Arial" w:cs="Arial"/>
          <w:sz w:val="24"/>
          <w:szCs w:val="24"/>
        </w:rPr>
        <w:t>n</w:t>
      </w:r>
      <w:commentRangeEnd w:id="658"/>
      <w:r w:rsidR="00DE26BE">
        <w:rPr>
          <w:rStyle w:val="CommentReference"/>
          <w:rFonts w:ascii="Arial" w:eastAsia="Arial" w:hAnsi="Arial" w:cs="Arial"/>
          <w:sz w:val="24"/>
          <w:szCs w:val="24"/>
        </w:rPr>
        <w:commentReference w:id="658"/>
      </w:r>
    </w:p>
    <w:p w14:paraId="1FF161D7" w14:textId="77777777" w:rsidR="00612A99" w:rsidRDefault="00260BE9">
      <w:pPr>
        <w:ind w:left="720"/>
        <w:jc w:val="both"/>
        <w:rPr>
          <w:rFonts w:ascii="Arial" w:eastAsia="Arial" w:hAnsi="Arial" w:cs="Arial"/>
          <w:b/>
          <w:bCs/>
          <w:sz w:val="24"/>
          <w:szCs w:val="24"/>
        </w:rPr>
      </w:pPr>
      <w:r>
        <w:rPr>
          <w:rFonts w:ascii="Arial" w:eastAsia="Arial" w:hAnsi="Arial" w:cs="Arial"/>
          <w:b/>
          <w:bCs/>
          <w:sz w:val="24"/>
          <w:szCs w:val="24"/>
        </w:rPr>
        <w:t>4.2.8</w:t>
      </w:r>
      <w:r>
        <w:rPr>
          <w:rFonts w:ascii="Arial" w:eastAsia="Arial" w:hAnsi="Arial" w:cs="Arial"/>
          <w:b/>
          <w:bCs/>
          <w:sz w:val="24"/>
          <w:szCs w:val="24"/>
        </w:rPr>
        <w:tab/>
        <w:t>Uganda</w:t>
      </w:r>
    </w:p>
    <w:p w14:paraId="0A432750" w14:textId="77777777" w:rsidR="00612A99" w:rsidRDefault="00260BE9">
      <w:pPr>
        <w:ind w:left="720"/>
        <w:jc w:val="both"/>
        <w:rPr>
          <w:rFonts w:ascii="Arial" w:eastAsia="Arial" w:hAnsi="Arial" w:cs="Arial"/>
          <w:sz w:val="24"/>
          <w:szCs w:val="24"/>
        </w:rPr>
      </w:pPr>
      <w:r>
        <w:rPr>
          <w:rFonts w:ascii="Arial" w:eastAsia="Arial" w:hAnsi="Arial" w:cs="Arial"/>
          <w:sz w:val="24"/>
          <w:szCs w:val="24"/>
        </w:rPr>
        <w:t>Uganda is the farthest from all Partner States on its own journey towards substituting imports with domestic manufacturing. The Kiira Motors facility at Jinja, a state-owned firm, was declared Africa’s largest e-bus production facility, whose manufacturing process saw the percentage of local content rise from under 10% in 2021 to nearly 40% by 2026. A five-year export order worth UGX 1 trillion (USD 250 million) for 820 e-buses was signed at the start of 2026. The Ugandan government is already running local e-buses as the E-Bus Xpress service and plans to run 1,500 e-buses in 14 cities, with an ambition to fully electrify public transport by 2030.  Uganda is the clearest regional case for what the industrial pillar of this strategy could look like if replicated, though a 2024 reversal of import duty exemptions shows the fiscal side has not kept pace with the industrial one.</w:t>
      </w:r>
    </w:p>
    <w:p w14:paraId="4D47D000" w14:textId="77777777" w:rsidR="00612A99" w:rsidRDefault="00612A99">
      <w:pPr>
        <w:ind w:left="720"/>
        <w:jc w:val="both"/>
        <w:rPr>
          <w:rFonts w:ascii="Arial" w:eastAsia="Arial" w:hAnsi="Arial" w:cs="Arial"/>
          <w:sz w:val="24"/>
          <w:szCs w:val="24"/>
        </w:rPr>
      </w:pPr>
    </w:p>
    <w:p w14:paraId="570362B8" w14:textId="77777777" w:rsidR="00612A99" w:rsidRDefault="00260BE9" w:rsidP="00A54166">
      <w:pPr>
        <w:pStyle w:val="Heading1"/>
        <w:numPr>
          <w:ilvl w:val="0"/>
          <w:numId w:val="6"/>
        </w:numPr>
        <w:pBdr>
          <w:top w:val="nil"/>
          <w:left w:val="nil"/>
          <w:bottom w:val="nil"/>
          <w:right w:val="nil"/>
          <w:between w:val="nil"/>
        </w:pBdr>
        <w:ind w:hanging="720"/>
      </w:pPr>
      <w:bookmarkStart w:id="659" w:name="_Toc241584377"/>
      <w:r>
        <w:t>STAKEHOLDER ANALYSIS AND MAPPING</w:t>
      </w:r>
      <w:bookmarkEnd w:id="659"/>
    </w:p>
    <w:p w14:paraId="37EF1B10" w14:textId="77777777" w:rsidR="00612A99" w:rsidRDefault="00260BE9" w:rsidP="00A54166">
      <w:pPr>
        <w:pStyle w:val="Heading2"/>
        <w:numPr>
          <w:ilvl w:val="1"/>
          <w:numId w:val="6"/>
        </w:numPr>
        <w:ind w:left="720"/>
      </w:pPr>
      <w:bookmarkStart w:id="660" w:name="_Toc241584378"/>
      <w:r>
        <w:t>Identification of Stakeholders</w:t>
      </w:r>
      <w:bookmarkEnd w:id="660"/>
    </w:p>
    <w:p w14:paraId="6AEE1611" w14:textId="77777777" w:rsidR="00612A99" w:rsidRDefault="00260BE9">
      <w:pPr>
        <w:spacing w:line="276" w:lineRule="auto"/>
        <w:ind w:left="700"/>
        <w:jc w:val="both"/>
        <w:rPr>
          <w:rFonts w:ascii="Arial" w:eastAsia="Arial" w:hAnsi="Arial" w:cs="Arial"/>
          <w:sz w:val="24"/>
          <w:szCs w:val="24"/>
        </w:rPr>
      </w:pPr>
      <w:r>
        <w:rPr>
          <w:rFonts w:ascii="Arial" w:eastAsia="Arial" w:hAnsi="Arial" w:cs="Arial"/>
          <w:sz w:val="24"/>
          <w:szCs w:val="24"/>
        </w:rPr>
        <w:t xml:space="preserve">To ensure a participatory approach to the assignment, key stakeholders in each country will be mapped and the focal points identified and their contact details stored. This will be for the purposes of consultations virtually and physically where possible and for invitations to validation workshops. The buy-in of both policy makers, investors and users is key in ensuring that the policies developed will not have gaps.  </w:t>
      </w:r>
    </w:p>
    <w:p w14:paraId="4AD18189" w14:textId="77777777" w:rsidR="00612A99" w:rsidRDefault="00260BE9">
      <w:pPr>
        <w:spacing w:line="276" w:lineRule="auto"/>
        <w:ind w:left="700"/>
        <w:jc w:val="both"/>
        <w:rPr>
          <w:rFonts w:ascii="Arial" w:eastAsia="Arial" w:hAnsi="Arial" w:cs="Arial"/>
          <w:sz w:val="24"/>
          <w:szCs w:val="24"/>
        </w:rPr>
      </w:pPr>
      <w:r>
        <w:rPr>
          <w:rFonts w:ascii="Arial" w:eastAsia="Arial" w:hAnsi="Arial" w:cs="Arial"/>
          <w:sz w:val="24"/>
          <w:szCs w:val="24"/>
        </w:rPr>
        <w:t xml:space="preserve">The consultant shall develop a detailed matrix of stakeholders in each country which shall contain the name of the institution, its address and the </w:t>
      </w:r>
      <w:commentRangeStart w:id="661"/>
      <w:r>
        <w:rPr>
          <w:rFonts w:ascii="Arial" w:eastAsia="Arial" w:hAnsi="Arial" w:cs="Arial"/>
          <w:sz w:val="24"/>
          <w:szCs w:val="24"/>
        </w:rPr>
        <w:t xml:space="preserve">focal points </w:t>
      </w:r>
      <w:commentRangeEnd w:id="661"/>
      <w:r w:rsidR="0083618B">
        <w:rPr>
          <w:rStyle w:val="CommentReference"/>
          <w:rFonts w:ascii="Arial" w:eastAsia="Arial" w:hAnsi="Arial" w:cs="Arial"/>
          <w:sz w:val="24"/>
          <w:szCs w:val="24"/>
        </w:rPr>
        <w:commentReference w:id="661"/>
      </w:r>
      <w:r>
        <w:rPr>
          <w:rFonts w:ascii="Arial" w:eastAsia="Arial" w:hAnsi="Arial" w:cs="Arial"/>
          <w:sz w:val="24"/>
          <w:szCs w:val="24"/>
        </w:rPr>
        <w:t xml:space="preserve">to </w:t>
      </w:r>
      <w:r>
        <w:rPr>
          <w:rFonts w:ascii="Arial" w:eastAsia="Arial" w:hAnsi="Arial" w:cs="Arial"/>
          <w:sz w:val="24"/>
          <w:szCs w:val="24"/>
        </w:rPr>
        <w:lastRenderedPageBreak/>
        <w:t>be contacted during information gathering. This list shall also be useful when inviting participation to the study validation workshops and for sharing reports generated by the Consultant.</w:t>
      </w:r>
    </w:p>
    <w:p w14:paraId="62634C3E" w14:textId="77777777" w:rsidR="00612A99" w:rsidRDefault="00260BE9">
      <w:pPr>
        <w:spacing w:line="276" w:lineRule="auto"/>
        <w:ind w:left="700"/>
        <w:jc w:val="both"/>
        <w:rPr>
          <w:rFonts w:ascii="Arial" w:eastAsia="Arial" w:hAnsi="Arial" w:cs="Arial"/>
          <w:sz w:val="24"/>
          <w:szCs w:val="24"/>
        </w:rPr>
      </w:pPr>
      <w:r>
        <w:rPr>
          <w:rFonts w:ascii="Arial" w:eastAsia="Arial" w:hAnsi="Arial" w:cs="Arial"/>
          <w:sz w:val="24"/>
          <w:szCs w:val="24"/>
        </w:rPr>
        <w:t>Once compiled, the list will be shared with UNEP and EAC for approval and to request Partner States to add or delete inputs as deemed fit.</w:t>
      </w:r>
    </w:p>
    <w:p w14:paraId="1670E0CF" w14:textId="77777777" w:rsidR="00612A99" w:rsidRDefault="00260BE9">
      <w:pPr>
        <w:spacing w:line="276" w:lineRule="auto"/>
        <w:ind w:left="700"/>
        <w:jc w:val="both"/>
        <w:rPr>
          <w:rFonts w:ascii="Arial" w:eastAsia="Arial" w:hAnsi="Arial" w:cs="Arial"/>
          <w:sz w:val="24"/>
          <w:szCs w:val="24"/>
        </w:rPr>
      </w:pPr>
      <w:r>
        <w:rPr>
          <w:rFonts w:ascii="Arial" w:eastAsia="Arial" w:hAnsi="Arial" w:cs="Arial"/>
          <w:sz w:val="24"/>
          <w:szCs w:val="24"/>
        </w:rPr>
        <w:t xml:space="preserve">The initial proposed list of stakeholders will include: UN Agencies, RECs (COMESA, EAC and SADC) Secretariats and relevant sector departments/institutions, Corridor Management Institutions (CMIs); national ministries responsible for transport, energy, environment, finance, trade and industry; regulators, utilities and standards agencies; EV assemblers, manufacturers, charging companies, financial institutions and fleet operators; city authorities and public transport actors; and development partners, civil society organizations, e-mobility specific association and networks,   academia and research institutions. </w:t>
      </w:r>
    </w:p>
    <w:p w14:paraId="036D2977" w14:textId="77777777" w:rsidR="00612A99" w:rsidRDefault="00260BE9">
      <w:pPr>
        <w:spacing w:line="276" w:lineRule="auto"/>
        <w:ind w:left="700"/>
        <w:jc w:val="both"/>
        <w:rPr>
          <w:rFonts w:ascii="Arial" w:eastAsia="Arial" w:hAnsi="Arial" w:cs="Arial"/>
          <w:sz w:val="24"/>
          <w:szCs w:val="24"/>
        </w:rPr>
      </w:pPr>
      <w:commentRangeStart w:id="662"/>
      <w:r>
        <w:rPr>
          <w:rFonts w:ascii="Arial" w:eastAsia="Arial" w:hAnsi="Arial" w:cs="Arial"/>
          <w:sz w:val="24"/>
          <w:szCs w:val="24"/>
        </w:rPr>
        <w:t>So far, the following stakeholders have been identified:</w:t>
      </w:r>
      <w:commentRangeEnd w:id="662"/>
      <w:r w:rsidR="007C7CC5">
        <w:rPr>
          <w:rStyle w:val="CommentReference"/>
          <w:rFonts w:ascii="Arial" w:eastAsia="Arial" w:hAnsi="Arial" w:cs="Arial"/>
          <w:sz w:val="24"/>
          <w:szCs w:val="24"/>
        </w:rPr>
        <w:commentReference w:id="662"/>
      </w:r>
    </w:p>
    <w:p w14:paraId="0DDC598E" w14:textId="77777777" w:rsidR="00612A99" w:rsidRPr="00A54166" w:rsidRDefault="00260BE9" w:rsidP="00A54166">
      <w:pPr>
        <w:pStyle w:val="Heading2"/>
        <w:numPr>
          <w:ilvl w:val="1"/>
          <w:numId w:val="6"/>
        </w:numPr>
        <w:ind w:left="720"/>
      </w:pPr>
      <w:bookmarkStart w:id="663" w:name="_Toc241584379"/>
      <w:r w:rsidRPr="00A54166">
        <w:t>Global, Continental and Regional Agencies</w:t>
      </w:r>
      <w:bookmarkEnd w:id="663"/>
    </w:p>
    <w:tbl>
      <w:tblPr>
        <w:tblStyle w:val="a3"/>
        <w:tblW w:w="9180" w:type="dxa"/>
        <w:tblInd w:w="712" w:type="dxa"/>
        <w:tblBorders>
          <w:top w:val="nil"/>
          <w:left w:val="nil"/>
          <w:bottom w:val="nil"/>
          <w:right w:val="nil"/>
          <w:insideH w:val="nil"/>
          <w:insideV w:val="nil"/>
        </w:tblBorders>
        <w:tblLayout w:type="fixed"/>
        <w:tblLook w:val="0600" w:firstRow="0" w:lastRow="0" w:firstColumn="0" w:lastColumn="0" w:noHBand="1" w:noVBand="1"/>
      </w:tblPr>
      <w:tblGrid>
        <w:gridCol w:w="630"/>
        <w:gridCol w:w="2610"/>
        <w:gridCol w:w="2970"/>
        <w:gridCol w:w="2970"/>
      </w:tblGrid>
      <w:tr w:rsidR="00612A99" w14:paraId="0593039D" w14:textId="77777777" w:rsidTr="00C9480D">
        <w:trPr>
          <w:trHeight w:val="810"/>
          <w:tblHeader/>
        </w:trPr>
        <w:tc>
          <w:tcPr>
            <w:tcW w:w="63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59644D37"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61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77F30C65"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422F8197"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338B6449"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75D0399B" w14:textId="77777777" w:rsidTr="00A54166">
        <w:trPr>
          <w:trHeight w:val="1650"/>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E4F4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7E33A42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African Union</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E2CDB0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Issuance of continental guidelines on e-mobility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9DAC52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Eric Ntagengerwa - Head of Transport</w:t>
            </w:r>
          </w:p>
          <w:p w14:paraId="18CA327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1FFE31FB" w14:textId="77777777" w:rsidR="00612A99" w:rsidRDefault="00260BE9">
            <w:pPr>
              <w:spacing w:after="0" w:line="276" w:lineRule="auto"/>
              <w:jc w:val="both"/>
              <w:rPr>
                <w:rFonts w:ascii="Arial" w:eastAsia="Arial" w:hAnsi="Arial" w:cs="Arial"/>
                <w:sz w:val="24"/>
                <w:szCs w:val="24"/>
              </w:rPr>
            </w:pPr>
            <w:r>
              <w:rPr>
                <w:rFonts w:ascii="Arial" w:eastAsia="Arial" w:hAnsi="Arial" w:cs="Arial"/>
                <w:color w:val="1155CC"/>
                <w:sz w:val="24"/>
                <w:szCs w:val="24"/>
              </w:rPr>
              <w:t>NtagengerwaE@africa-union.org</w:t>
            </w:r>
            <w:r>
              <w:rPr>
                <w:rFonts w:ascii="Arial" w:eastAsia="Arial" w:hAnsi="Arial" w:cs="Arial"/>
                <w:sz w:val="24"/>
                <w:szCs w:val="24"/>
              </w:rPr>
              <w:t xml:space="preserve"> </w:t>
            </w:r>
          </w:p>
        </w:tc>
      </w:tr>
      <w:tr w:rsidR="00612A99" w14:paraId="1B6C3C4A" w14:textId="77777777" w:rsidTr="00A54166">
        <w:trPr>
          <w:trHeight w:val="3840"/>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3EDDD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16D0E4D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United Nations Environment Programme (UNEP)</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6E8936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The Client for the study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36BBB3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Annika Berlin - Programme Management Officer</w:t>
            </w:r>
            <w:r>
              <w:rPr>
                <w:rFonts w:ascii="Arial" w:eastAsia="Arial" w:hAnsi="Arial" w:cs="Arial"/>
                <w:sz w:val="24"/>
                <w:szCs w:val="24"/>
              </w:rPr>
              <w:br/>
            </w:r>
            <w:r>
              <w:rPr>
                <w:rFonts w:ascii="Arial" w:eastAsia="Arial" w:hAnsi="Arial" w:cs="Arial"/>
                <w:i/>
                <w:iCs/>
                <w:sz w:val="24"/>
                <w:szCs w:val="24"/>
              </w:rPr>
              <w:t xml:space="preserve"> </w:t>
            </w:r>
            <w:r>
              <w:rPr>
                <w:rFonts w:ascii="Arial" w:eastAsia="Arial" w:hAnsi="Arial" w:cs="Arial"/>
                <w:sz w:val="24"/>
                <w:szCs w:val="24"/>
              </w:rPr>
              <w:t>Sustainable Mobility Unit</w:t>
            </w:r>
            <w:r>
              <w:rPr>
                <w:rFonts w:ascii="Arial" w:eastAsia="Arial" w:hAnsi="Arial" w:cs="Arial"/>
                <w:sz w:val="24"/>
                <w:szCs w:val="24"/>
              </w:rPr>
              <w:br/>
              <w:t xml:space="preserve"> Industry and Economy Division</w:t>
            </w:r>
          </w:p>
          <w:p w14:paraId="56F952C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35E90EBB" w14:textId="77777777" w:rsidR="00612A99" w:rsidRDefault="00260BE9">
            <w:pPr>
              <w:spacing w:after="0" w:line="276" w:lineRule="auto"/>
              <w:jc w:val="both"/>
              <w:rPr>
                <w:rFonts w:ascii="Arial" w:eastAsia="Arial" w:hAnsi="Arial" w:cs="Arial"/>
                <w:sz w:val="24"/>
                <w:szCs w:val="24"/>
              </w:rPr>
            </w:pPr>
            <w:hyperlink r:id="rId18">
              <w:r>
                <w:rPr>
                  <w:rFonts w:ascii="Arial" w:eastAsia="Arial" w:hAnsi="Arial" w:cs="Arial"/>
                  <w:color w:val="1155CC"/>
                  <w:sz w:val="24"/>
                  <w:szCs w:val="24"/>
                  <w:u w:val="single"/>
                </w:rPr>
                <w:t>annika.berlin@un.org</w:t>
              </w:r>
            </w:hyperlink>
            <w:r>
              <w:rPr>
                <w:rFonts w:ascii="Arial" w:eastAsia="Arial" w:hAnsi="Arial" w:cs="Arial"/>
                <w:sz w:val="24"/>
                <w:szCs w:val="24"/>
              </w:rPr>
              <w:t xml:space="preserve"> </w:t>
            </w:r>
          </w:p>
          <w:p w14:paraId="48E6FA7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6024967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76ACC27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Jane Akumu - Programme Officer</w:t>
            </w:r>
            <w:r>
              <w:rPr>
                <w:rFonts w:ascii="Arial" w:eastAsia="Arial" w:hAnsi="Arial" w:cs="Arial"/>
                <w:sz w:val="24"/>
                <w:szCs w:val="24"/>
              </w:rPr>
              <w:br/>
            </w:r>
            <w:r>
              <w:rPr>
                <w:rFonts w:ascii="Arial" w:eastAsia="Arial" w:hAnsi="Arial" w:cs="Arial"/>
                <w:i/>
                <w:iCs/>
                <w:sz w:val="24"/>
                <w:szCs w:val="24"/>
              </w:rPr>
              <w:t xml:space="preserve"> </w:t>
            </w:r>
            <w:r>
              <w:rPr>
                <w:rFonts w:ascii="Arial" w:eastAsia="Arial" w:hAnsi="Arial" w:cs="Arial"/>
                <w:sz w:val="24"/>
                <w:szCs w:val="24"/>
              </w:rPr>
              <w:t>Sustainable Mobility Unit</w:t>
            </w:r>
            <w:r>
              <w:rPr>
                <w:rFonts w:ascii="Arial" w:eastAsia="Arial" w:hAnsi="Arial" w:cs="Arial"/>
                <w:sz w:val="24"/>
                <w:szCs w:val="24"/>
              </w:rPr>
              <w:br/>
            </w:r>
            <w:r>
              <w:rPr>
                <w:rFonts w:ascii="Arial" w:eastAsia="Arial" w:hAnsi="Arial" w:cs="Arial"/>
                <w:sz w:val="24"/>
                <w:szCs w:val="24"/>
              </w:rPr>
              <w:lastRenderedPageBreak/>
              <w:t xml:space="preserve"> Industry and Economy Division</w:t>
            </w:r>
          </w:p>
          <w:p w14:paraId="5CAC753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F1A9FAB" w14:textId="77777777" w:rsidR="00612A99" w:rsidRDefault="00260BE9">
            <w:pPr>
              <w:spacing w:after="0" w:line="276" w:lineRule="auto"/>
              <w:jc w:val="both"/>
              <w:rPr>
                <w:rFonts w:ascii="Arial" w:eastAsia="Arial" w:hAnsi="Arial" w:cs="Arial"/>
                <w:sz w:val="24"/>
                <w:szCs w:val="24"/>
              </w:rPr>
            </w:pPr>
            <w:hyperlink r:id="rId19">
              <w:r>
                <w:rPr>
                  <w:rFonts w:ascii="Arial" w:eastAsia="Arial" w:hAnsi="Arial" w:cs="Arial"/>
                  <w:color w:val="1155CC"/>
                  <w:sz w:val="24"/>
                  <w:szCs w:val="24"/>
                  <w:u w:val="single"/>
                </w:rPr>
                <w:t>akumu@un.org</w:t>
              </w:r>
            </w:hyperlink>
            <w:r>
              <w:rPr>
                <w:rFonts w:ascii="Arial" w:eastAsia="Arial" w:hAnsi="Arial" w:cs="Arial"/>
                <w:sz w:val="24"/>
                <w:szCs w:val="24"/>
              </w:rPr>
              <w:t xml:space="preserve"> </w:t>
            </w:r>
          </w:p>
        </w:tc>
      </w:tr>
      <w:tr w:rsidR="00612A99" w14:paraId="3E16E326" w14:textId="77777777" w:rsidTr="00A54166">
        <w:trPr>
          <w:trHeight w:val="1110"/>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19C3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3</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2FE24F0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United Nations Economic Commission for Africa (UNECA)</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7FDCA9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Dr. Thomas Lisinge</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E517B3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Dr. Robert Lisinge – Director</w:t>
            </w:r>
          </w:p>
          <w:p w14:paraId="16F0B29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2B001AF5" w14:textId="77777777" w:rsidR="00612A99" w:rsidRDefault="00260BE9">
            <w:pPr>
              <w:spacing w:after="0" w:line="276" w:lineRule="auto"/>
              <w:jc w:val="both"/>
              <w:rPr>
                <w:rFonts w:ascii="Arial" w:eastAsia="Arial" w:hAnsi="Arial" w:cs="Arial"/>
                <w:sz w:val="24"/>
                <w:szCs w:val="24"/>
              </w:rPr>
            </w:pPr>
            <w:hyperlink r:id="rId20">
              <w:r>
                <w:rPr>
                  <w:rFonts w:ascii="Arial" w:eastAsia="Arial" w:hAnsi="Arial" w:cs="Arial"/>
                  <w:color w:val="1155CC"/>
                  <w:sz w:val="24"/>
                  <w:szCs w:val="24"/>
                  <w:u w:val="single"/>
                </w:rPr>
                <w:t>lisinge@un.org</w:t>
              </w:r>
            </w:hyperlink>
            <w:r>
              <w:rPr>
                <w:rFonts w:ascii="Arial" w:eastAsia="Arial" w:hAnsi="Arial" w:cs="Arial"/>
                <w:sz w:val="24"/>
                <w:szCs w:val="24"/>
              </w:rPr>
              <w:t xml:space="preserve"> </w:t>
            </w:r>
          </w:p>
        </w:tc>
      </w:tr>
      <w:tr w:rsidR="00612A99" w14:paraId="55EBA75D" w14:textId="77777777" w:rsidTr="00A54166">
        <w:trPr>
          <w:trHeight w:val="2910"/>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1500D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4</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33CE48B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East African Community Secretariat</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BC8840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Recipient of the study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67EABF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Robert Achieng – Director Infrastructure</w:t>
            </w:r>
          </w:p>
          <w:p w14:paraId="6497A98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29504E01" w14:textId="77777777" w:rsidR="00612A99" w:rsidRDefault="00260BE9">
            <w:pPr>
              <w:spacing w:after="0" w:line="276" w:lineRule="auto"/>
              <w:jc w:val="both"/>
              <w:rPr>
                <w:rFonts w:ascii="Arial" w:eastAsia="Arial" w:hAnsi="Arial" w:cs="Arial"/>
                <w:sz w:val="24"/>
                <w:szCs w:val="24"/>
              </w:rPr>
            </w:pPr>
            <w:hyperlink r:id="rId21">
              <w:r>
                <w:rPr>
                  <w:rFonts w:ascii="Arial" w:eastAsia="Arial" w:hAnsi="Arial" w:cs="Arial"/>
                  <w:color w:val="1155CC"/>
                  <w:sz w:val="24"/>
                  <w:szCs w:val="24"/>
                  <w:u w:val="single"/>
                </w:rPr>
                <w:t>rachieng@eachq.org</w:t>
              </w:r>
            </w:hyperlink>
            <w:r>
              <w:rPr>
                <w:rFonts w:ascii="Arial" w:eastAsia="Arial" w:hAnsi="Arial" w:cs="Arial"/>
                <w:sz w:val="24"/>
                <w:szCs w:val="24"/>
              </w:rPr>
              <w:t xml:space="preserve"> </w:t>
            </w:r>
          </w:p>
          <w:p w14:paraId="08CD56A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488219C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Godfrey A. Enzama – Principal Civil Engineer</w:t>
            </w:r>
          </w:p>
          <w:p w14:paraId="42241B0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7E2E6BD4" w14:textId="77777777" w:rsidR="00612A99" w:rsidRDefault="00260BE9">
            <w:pPr>
              <w:spacing w:after="0" w:line="276" w:lineRule="auto"/>
              <w:jc w:val="both"/>
              <w:rPr>
                <w:rFonts w:ascii="Arial" w:eastAsia="Arial" w:hAnsi="Arial" w:cs="Arial"/>
                <w:sz w:val="24"/>
                <w:szCs w:val="24"/>
              </w:rPr>
            </w:pPr>
            <w:hyperlink r:id="rId22">
              <w:r>
                <w:rPr>
                  <w:rFonts w:ascii="Arial" w:eastAsia="Arial" w:hAnsi="Arial" w:cs="Arial"/>
                  <w:color w:val="1155CC"/>
                  <w:sz w:val="24"/>
                  <w:szCs w:val="24"/>
                  <w:u w:val="single"/>
                </w:rPr>
                <w:t>genzama@eachq.org</w:t>
              </w:r>
            </w:hyperlink>
            <w:r>
              <w:rPr>
                <w:rFonts w:ascii="Arial" w:eastAsia="Arial" w:hAnsi="Arial" w:cs="Arial"/>
                <w:sz w:val="24"/>
                <w:szCs w:val="24"/>
              </w:rPr>
              <w:t xml:space="preserve"> </w:t>
            </w:r>
          </w:p>
        </w:tc>
      </w:tr>
      <w:tr w:rsidR="00612A99" w14:paraId="00E55D22" w14:textId="77777777" w:rsidTr="00A54166">
        <w:trPr>
          <w:trHeight w:val="1410"/>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8084A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796E141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East African Centre for Renewable Energy and Energy Efficiency (EACREEE)</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F06C31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Regional body coordinating the implementation of efficient energy initiatives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1778E3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Godfrey Muhanguzi Muhumuza</w:t>
            </w:r>
          </w:p>
          <w:p w14:paraId="3296CE2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E6FC4FF" w14:textId="77777777" w:rsidR="00612A99" w:rsidRDefault="00260BE9">
            <w:pPr>
              <w:spacing w:after="0" w:line="276" w:lineRule="auto"/>
              <w:jc w:val="both"/>
              <w:rPr>
                <w:rFonts w:ascii="Arial" w:eastAsia="Arial" w:hAnsi="Arial" w:cs="Arial"/>
                <w:sz w:val="24"/>
                <w:szCs w:val="24"/>
              </w:rPr>
            </w:pPr>
            <w:hyperlink r:id="rId23">
              <w:r>
                <w:rPr>
                  <w:rFonts w:ascii="Arial" w:eastAsia="Arial" w:hAnsi="Arial" w:cs="Arial"/>
                  <w:color w:val="1155CC"/>
                  <w:sz w:val="24"/>
                  <w:szCs w:val="24"/>
                  <w:u w:val="single"/>
                </w:rPr>
                <w:t>g.muhumuza@eacreee.org</w:t>
              </w:r>
            </w:hyperlink>
            <w:r>
              <w:rPr>
                <w:rFonts w:ascii="Arial" w:eastAsia="Arial" w:hAnsi="Arial" w:cs="Arial"/>
                <w:sz w:val="24"/>
                <w:szCs w:val="24"/>
              </w:rPr>
              <w:t xml:space="preserve"> </w:t>
            </w:r>
          </w:p>
        </w:tc>
      </w:tr>
      <w:tr w:rsidR="00612A99" w14:paraId="769C8133" w14:textId="77777777" w:rsidTr="00A54166">
        <w:trPr>
          <w:trHeight w:val="49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328371"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7EE978B0"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DC8003B"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CBDC0DB" w14:textId="77777777" w:rsidR="00612A99" w:rsidRDefault="00612A99">
            <w:pPr>
              <w:ind w:left="708"/>
              <w:jc w:val="both"/>
              <w:rPr>
                <w:rFonts w:ascii="Arial" w:eastAsia="Arial" w:hAnsi="Arial" w:cs="Arial"/>
                <w:sz w:val="24"/>
                <w:szCs w:val="24"/>
              </w:rPr>
            </w:pPr>
          </w:p>
        </w:tc>
      </w:tr>
      <w:tr w:rsidR="00612A99" w14:paraId="2E31F22D" w14:textId="77777777" w:rsidTr="00A54166">
        <w:trPr>
          <w:trHeight w:val="49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15741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6B138C3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7F70F8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C1C2130" w14:textId="77777777" w:rsidR="00612A99" w:rsidRDefault="00612A99">
            <w:pPr>
              <w:ind w:left="708"/>
              <w:jc w:val="both"/>
              <w:rPr>
                <w:rFonts w:ascii="Arial" w:eastAsia="Arial" w:hAnsi="Arial" w:cs="Arial"/>
                <w:sz w:val="24"/>
                <w:szCs w:val="24"/>
              </w:rPr>
            </w:pPr>
          </w:p>
        </w:tc>
      </w:tr>
      <w:tr w:rsidR="00612A99" w14:paraId="192CA956" w14:textId="77777777" w:rsidTr="00A54166">
        <w:trPr>
          <w:trHeight w:val="49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24639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8</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080E71E1"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D33712C"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98973D0" w14:textId="77777777" w:rsidR="00612A99" w:rsidRDefault="00612A99">
            <w:pPr>
              <w:ind w:left="708"/>
              <w:jc w:val="both"/>
              <w:rPr>
                <w:rFonts w:ascii="Arial" w:eastAsia="Arial" w:hAnsi="Arial" w:cs="Arial"/>
                <w:sz w:val="24"/>
                <w:szCs w:val="24"/>
              </w:rPr>
            </w:pPr>
          </w:p>
        </w:tc>
      </w:tr>
      <w:tr w:rsidR="00612A99" w14:paraId="4C008425" w14:textId="77777777" w:rsidTr="00A54166">
        <w:trPr>
          <w:trHeight w:val="49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69199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18087FEB"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92012B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E7AE718" w14:textId="77777777" w:rsidR="00612A99" w:rsidRDefault="00612A99">
            <w:pPr>
              <w:ind w:left="708"/>
              <w:jc w:val="both"/>
              <w:rPr>
                <w:rFonts w:ascii="Arial" w:eastAsia="Arial" w:hAnsi="Arial" w:cs="Arial"/>
                <w:sz w:val="24"/>
                <w:szCs w:val="24"/>
              </w:rPr>
            </w:pPr>
          </w:p>
        </w:tc>
      </w:tr>
      <w:tr w:rsidR="00612A99" w14:paraId="1793DDF3" w14:textId="77777777" w:rsidTr="00A54166">
        <w:trPr>
          <w:trHeight w:val="210"/>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DA662B" w14:textId="77777777" w:rsidR="00612A99" w:rsidRDefault="00612A99">
            <w:pPr>
              <w:ind w:left="708"/>
              <w:jc w:val="both"/>
              <w:rPr>
                <w:rFonts w:ascii="Arial" w:eastAsia="Arial" w:hAnsi="Arial" w:cs="Arial"/>
                <w:sz w:val="24"/>
                <w:szCs w:val="24"/>
              </w:rPr>
            </w:pPr>
          </w:p>
        </w:tc>
        <w:tc>
          <w:tcPr>
            <w:tcW w:w="2610" w:type="dxa"/>
            <w:tcBorders>
              <w:top w:val="nil"/>
              <w:left w:val="nil"/>
              <w:bottom w:val="single" w:sz="6" w:space="0" w:color="000000"/>
              <w:right w:val="single" w:sz="6" w:space="0" w:color="000000"/>
            </w:tcBorders>
            <w:tcMar>
              <w:top w:w="100" w:type="dxa"/>
              <w:left w:w="100" w:type="dxa"/>
              <w:bottom w:w="100" w:type="dxa"/>
              <w:right w:w="100" w:type="dxa"/>
            </w:tcMar>
          </w:tcPr>
          <w:p w14:paraId="378E5A96"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B35F399"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FCF1CE3" w14:textId="77777777" w:rsidR="00612A99" w:rsidRDefault="00612A99">
            <w:pPr>
              <w:ind w:left="708"/>
              <w:jc w:val="both"/>
              <w:rPr>
                <w:rFonts w:ascii="Arial" w:eastAsia="Arial" w:hAnsi="Arial" w:cs="Arial"/>
                <w:sz w:val="24"/>
                <w:szCs w:val="24"/>
              </w:rPr>
            </w:pPr>
          </w:p>
        </w:tc>
      </w:tr>
    </w:tbl>
    <w:p w14:paraId="1EB67092" w14:textId="77777777" w:rsidR="00612A99" w:rsidRDefault="00260BE9">
      <w:pPr>
        <w:spacing w:after="240" w:line="276" w:lineRule="auto"/>
        <w:jc w:val="both"/>
        <w:rPr>
          <w:rFonts w:ascii="Arial" w:eastAsia="Arial" w:hAnsi="Arial" w:cs="Arial"/>
          <w:sz w:val="24"/>
          <w:szCs w:val="24"/>
        </w:rPr>
      </w:pPr>
      <w:r>
        <w:rPr>
          <w:rFonts w:ascii="Arial" w:eastAsia="Arial" w:hAnsi="Arial" w:cs="Arial"/>
          <w:sz w:val="24"/>
          <w:szCs w:val="24"/>
        </w:rPr>
        <w:t xml:space="preserve">  </w:t>
      </w:r>
    </w:p>
    <w:p w14:paraId="58095AD8" w14:textId="77777777" w:rsidR="00612A99" w:rsidRPr="00A54166" w:rsidRDefault="00260BE9" w:rsidP="00A54166">
      <w:pPr>
        <w:pStyle w:val="Heading2"/>
        <w:numPr>
          <w:ilvl w:val="1"/>
          <w:numId w:val="6"/>
        </w:numPr>
        <w:ind w:left="720"/>
      </w:pPr>
      <w:bookmarkStart w:id="664" w:name="_Toc241584380"/>
      <w:r w:rsidRPr="00A54166">
        <w:t>EAC Partner States</w:t>
      </w:r>
      <w:bookmarkEnd w:id="664"/>
    </w:p>
    <w:p w14:paraId="79EEE71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D240FEE" w14:textId="77777777" w:rsidR="00612A99" w:rsidRPr="00A21FED" w:rsidRDefault="00260BE9" w:rsidP="00A21FED">
      <w:pPr>
        <w:pStyle w:val="ListParagraph"/>
        <w:numPr>
          <w:ilvl w:val="2"/>
          <w:numId w:val="6"/>
        </w:numPr>
        <w:spacing w:line="276" w:lineRule="auto"/>
        <w:ind w:hanging="360"/>
        <w:jc w:val="both"/>
        <w:rPr>
          <w:rFonts w:ascii="Arial" w:eastAsia="Arial" w:hAnsi="Arial" w:cs="Arial"/>
          <w:b/>
          <w:bCs/>
          <w:sz w:val="24"/>
          <w:szCs w:val="24"/>
        </w:rPr>
      </w:pPr>
      <w:r w:rsidRPr="00A21FED">
        <w:rPr>
          <w:rFonts w:ascii="Arial" w:eastAsia="Arial" w:hAnsi="Arial" w:cs="Arial"/>
          <w:b/>
          <w:bCs/>
          <w:sz w:val="24"/>
          <w:szCs w:val="24"/>
        </w:rPr>
        <w:t>Republic of Burundi</w:t>
      </w:r>
    </w:p>
    <w:tbl>
      <w:tblPr>
        <w:tblStyle w:val="a4"/>
        <w:tblW w:w="9180" w:type="dxa"/>
        <w:tblInd w:w="712" w:type="dxa"/>
        <w:tblBorders>
          <w:top w:val="nil"/>
          <w:left w:val="nil"/>
          <w:bottom w:val="nil"/>
          <w:right w:val="nil"/>
          <w:insideH w:val="nil"/>
          <w:insideV w:val="nil"/>
        </w:tblBorders>
        <w:tblLayout w:type="fixed"/>
        <w:tblLook w:val="0600" w:firstRow="0" w:lastRow="0" w:firstColumn="0" w:lastColumn="0" w:noHBand="1" w:noVBand="1"/>
      </w:tblPr>
      <w:tblGrid>
        <w:gridCol w:w="720"/>
        <w:gridCol w:w="2520"/>
        <w:gridCol w:w="2970"/>
        <w:gridCol w:w="2970"/>
      </w:tblGrid>
      <w:tr w:rsidR="00612A99" w14:paraId="3BB7AAB0" w14:textId="77777777" w:rsidTr="00A21FED">
        <w:trPr>
          <w:trHeight w:val="1110"/>
          <w:tblHeader/>
        </w:trPr>
        <w:tc>
          <w:tcPr>
            <w:tcW w:w="72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4B840EAD"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52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2433EE4C"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77499F37"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5E6DF75E"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rsidRPr="00EA23A9" w14:paraId="45069378" w14:textId="77777777" w:rsidTr="00A21FED">
        <w:trPr>
          <w:trHeight w:val="192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1BFE1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1CEFEEF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Ministry of Foreign Affairs, Regional Integration and Development Cooperation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BAEF9B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Coordination of consultations with stakeholders and validation workshops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2AF54C6" w14:textId="77777777" w:rsidR="00612A99" w:rsidRPr="00AA58FA" w:rsidRDefault="00260BE9">
            <w:pPr>
              <w:spacing w:after="0" w:line="276" w:lineRule="auto"/>
              <w:jc w:val="both"/>
              <w:rPr>
                <w:rFonts w:ascii="Arial" w:eastAsia="Arial" w:hAnsi="Arial" w:cs="Arial"/>
                <w:sz w:val="24"/>
                <w:szCs w:val="24"/>
                <w:lang w:val="fr-FR"/>
              </w:rPr>
            </w:pPr>
            <w:r w:rsidRPr="00AA58FA">
              <w:rPr>
                <w:rFonts w:ascii="Arial" w:eastAsia="Arial" w:hAnsi="Arial" w:cs="Arial"/>
                <w:sz w:val="24"/>
                <w:szCs w:val="24"/>
                <w:lang w:val="fr-FR"/>
              </w:rPr>
              <w:t>Donatien Ndagijimana - Director Infrastructure</w:t>
            </w:r>
          </w:p>
          <w:p w14:paraId="5B54019A" w14:textId="77777777" w:rsidR="00612A99" w:rsidRPr="00AA58FA" w:rsidRDefault="00260BE9">
            <w:pPr>
              <w:spacing w:after="0" w:line="276" w:lineRule="auto"/>
              <w:jc w:val="both"/>
              <w:rPr>
                <w:rFonts w:ascii="Arial" w:eastAsia="Arial" w:hAnsi="Arial" w:cs="Arial"/>
                <w:sz w:val="24"/>
                <w:szCs w:val="24"/>
                <w:lang w:val="fr-FR"/>
              </w:rPr>
            </w:pPr>
            <w:r w:rsidRPr="00AA58FA">
              <w:rPr>
                <w:rFonts w:ascii="Arial" w:eastAsia="Arial" w:hAnsi="Arial" w:cs="Arial"/>
                <w:sz w:val="24"/>
                <w:szCs w:val="24"/>
                <w:lang w:val="fr-FR"/>
              </w:rPr>
              <w:t xml:space="preserve"> </w:t>
            </w:r>
          </w:p>
          <w:p w14:paraId="40CE4A56" w14:textId="77777777" w:rsidR="00612A99" w:rsidRPr="00AA58FA" w:rsidRDefault="00260BE9">
            <w:pPr>
              <w:spacing w:after="0" w:line="276" w:lineRule="auto"/>
              <w:jc w:val="both"/>
              <w:rPr>
                <w:rFonts w:ascii="Arial" w:eastAsia="Arial" w:hAnsi="Arial" w:cs="Arial"/>
                <w:sz w:val="24"/>
                <w:szCs w:val="24"/>
                <w:lang w:val="fr-FR"/>
              </w:rPr>
            </w:pPr>
            <w:r w:rsidRPr="00AA58FA">
              <w:rPr>
                <w:rFonts w:ascii="Arial" w:eastAsia="Arial" w:hAnsi="Arial" w:cs="Arial"/>
                <w:color w:val="1155CC"/>
                <w:sz w:val="24"/>
                <w:szCs w:val="24"/>
                <w:lang w:val="fr-FR"/>
              </w:rPr>
              <w:t>variella2014@gmail.com</w:t>
            </w:r>
            <w:r w:rsidRPr="00AA58FA">
              <w:rPr>
                <w:rFonts w:ascii="Arial" w:eastAsia="Arial" w:hAnsi="Arial" w:cs="Arial"/>
                <w:sz w:val="24"/>
                <w:szCs w:val="24"/>
                <w:lang w:val="fr-FR"/>
              </w:rPr>
              <w:t xml:space="preserve"> </w:t>
            </w:r>
          </w:p>
        </w:tc>
      </w:tr>
      <w:tr w:rsidR="00612A99" w:rsidRPr="00EA23A9" w14:paraId="0395020D" w14:textId="77777777" w:rsidTr="00A21FED">
        <w:trPr>
          <w:trHeight w:val="163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542E5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4082D84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Infrastructure, Social Housing, Transport and Environment</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6B12F9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ministry responsible for Transport Policy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67B3BA7" w14:textId="77777777" w:rsidR="00612A99" w:rsidRPr="00AA58FA" w:rsidRDefault="00260BE9">
            <w:pPr>
              <w:spacing w:after="0" w:line="276" w:lineRule="auto"/>
              <w:jc w:val="both"/>
              <w:rPr>
                <w:rFonts w:ascii="Arial" w:eastAsia="Arial" w:hAnsi="Arial" w:cs="Arial"/>
                <w:sz w:val="24"/>
                <w:szCs w:val="24"/>
                <w:lang w:val="fr-FR"/>
              </w:rPr>
            </w:pPr>
            <w:r w:rsidRPr="00AA58FA">
              <w:rPr>
                <w:rFonts w:ascii="Arial" w:eastAsia="Arial" w:hAnsi="Arial" w:cs="Arial"/>
                <w:sz w:val="24"/>
                <w:szCs w:val="24"/>
                <w:lang w:val="fr-FR"/>
              </w:rPr>
              <w:t>Marie Jean Kamariza</w:t>
            </w:r>
          </w:p>
          <w:p w14:paraId="40AC24F3" w14:textId="77777777" w:rsidR="00612A99" w:rsidRPr="00AA58FA" w:rsidRDefault="00260BE9">
            <w:pPr>
              <w:spacing w:after="0" w:line="276" w:lineRule="auto"/>
              <w:jc w:val="both"/>
              <w:rPr>
                <w:rFonts w:ascii="Arial" w:eastAsia="Arial" w:hAnsi="Arial" w:cs="Arial"/>
                <w:sz w:val="24"/>
                <w:szCs w:val="24"/>
                <w:lang w:val="fr-FR"/>
              </w:rPr>
            </w:pPr>
            <w:r w:rsidRPr="00AA58FA">
              <w:rPr>
                <w:rFonts w:ascii="Arial" w:eastAsia="Arial" w:hAnsi="Arial" w:cs="Arial"/>
                <w:sz w:val="24"/>
                <w:szCs w:val="24"/>
                <w:lang w:val="fr-FR"/>
              </w:rPr>
              <w:t xml:space="preserve"> </w:t>
            </w:r>
          </w:p>
          <w:p w14:paraId="2712495B" w14:textId="77777777" w:rsidR="00612A99" w:rsidRPr="00AA58FA" w:rsidRDefault="00260BE9">
            <w:pPr>
              <w:spacing w:after="0" w:line="276" w:lineRule="auto"/>
              <w:jc w:val="both"/>
              <w:rPr>
                <w:rFonts w:ascii="Arial" w:eastAsia="Arial" w:hAnsi="Arial" w:cs="Arial"/>
                <w:sz w:val="24"/>
                <w:szCs w:val="24"/>
                <w:lang w:val="fr-FR"/>
              </w:rPr>
            </w:pPr>
            <w:r w:rsidRPr="00AA58FA">
              <w:rPr>
                <w:rFonts w:ascii="Arial" w:eastAsia="Arial" w:hAnsi="Arial" w:cs="Arial"/>
                <w:color w:val="1155CC"/>
                <w:sz w:val="24"/>
                <w:szCs w:val="24"/>
                <w:lang w:val="fr-FR"/>
              </w:rPr>
              <w:t>kamazira.mariejeanne@yahoo.fr</w:t>
            </w:r>
            <w:r w:rsidRPr="00AA58FA">
              <w:rPr>
                <w:rFonts w:ascii="Arial" w:eastAsia="Arial" w:hAnsi="Arial" w:cs="Arial"/>
                <w:sz w:val="24"/>
                <w:szCs w:val="24"/>
                <w:lang w:val="fr-FR"/>
              </w:rPr>
              <w:t xml:space="preserve"> </w:t>
            </w:r>
          </w:p>
        </w:tc>
      </w:tr>
      <w:tr w:rsidR="00612A99" w14:paraId="5CD9E47D" w14:textId="77777777" w:rsidTr="00A21FED">
        <w:trPr>
          <w:trHeight w:val="249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7C65F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6D60AC3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Ministry of Mining and Energy Resources, Trade, Industry and Tourism;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0BC958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responsible for Energy Generation and Transmission, including establishment of the network of charging stations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DC0145C" w14:textId="77777777" w:rsidR="00612A99" w:rsidRDefault="00612A99">
            <w:pPr>
              <w:ind w:left="708"/>
              <w:jc w:val="both"/>
              <w:rPr>
                <w:rFonts w:ascii="Arial" w:eastAsia="Arial" w:hAnsi="Arial" w:cs="Arial"/>
                <w:sz w:val="24"/>
                <w:szCs w:val="24"/>
              </w:rPr>
            </w:pPr>
          </w:p>
        </w:tc>
      </w:tr>
      <w:tr w:rsidR="00612A99" w14:paraId="14AE967F" w14:textId="77777777" w:rsidTr="00A21FED">
        <w:trPr>
          <w:trHeight w:val="141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1F6BC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4</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0677498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Ministry of Environment, Agriculture and Livestock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94C806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Monitoring the emissions standards in cities and issuing related regulations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6E6F0BE" w14:textId="77777777" w:rsidR="00612A99" w:rsidRDefault="00612A99">
            <w:pPr>
              <w:ind w:left="708"/>
              <w:jc w:val="both"/>
              <w:rPr>
                <w:rFonts w:ascii="Arial" w:eastAsia="Arial" w:hAnsi="Arial" w:cs="Arial"/>
                <w:sz w:val="24"/>
                <w:szCs w:val="24"/>
              </w:rPr>
            </w:pPr>
          </w:p>
        </w:tc>
      </w:tr>
      <w:tr w:rsidR="00612A99" w14:paraId="5984B875" w14:textId="77777777" w:rsidTr="00A21FED">
        <w:trPr>
          <w:trHeight w:val="135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D0482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396CB49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Ministry of Finance, Budget and Digital Economy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A59F0E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Setting up of taxes on EVs and issuing any legislation related to e-mobility pricing</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77CCB02" w14:textId="77777777" w:rsidR="00612A99" w:rsidRDefault="00612A99">
            <w:pPr>
              <w:ind w:left="708"/>
              <w:jc w:val="both"/>
              <w:rPr>
                <w:rFonts w:ascii="Arial" w:eastAsia="Arial" w:hAnsi="Arial" w:cs="Arial"/>
                <w:sz w:val="24"/>
                <w:szCs w:val="24"/>
              </w:rPr>
            </w:pPr>
          </w:p>
        </w:tc>
      </w:tr>
      <w:tr w:rsidR="00612A99" w14:paraId="6F0FA290" w14:textId="77777777" w:rsidTr="00A21FED">
        <w:trPr>
          <w:trHeight w:val="106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A54B3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0742D68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Ministry of Interior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A2D655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Enforcement of regulations through the National Police</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A969CF1" w14:textId="77777777" w:rsidR="00612A99" w:rsidRDefault="00612A99">
            <w:pPr>
              <w:ind w:left="708"/>
              <w:jc w:val="both"/>
              <w:rPr>
                <w:rFonts w:ascii="Arial" w:eastAsia="Arial" w:hAnsi="Arial" w:cs="Arial"/>
                <w:sz w:val="24"/>
                <w:szCs w:val="24"/>
              </w:rPr>
            </w:pPr>
          </w:p>
        </w:tc>
      </w:tr>
      <w:tr w:rsidR="00612A99" w14:paraId="03B318E5" w14:textId="77777777" w:rsidTr="00A21FED">
        <w:trPr>
          <w:trHeight w:val="163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DC666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33521DA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OTRACO (public transport operator)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048FA31"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Perspectives on the types of public transport EVs and promotion of the same into the market</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AB3182C" w14:textId="77777777" w:rsidR="00612A99" w:rsidRDefault="00612A99">
            <w:pPr>
              <w:ind w:left="708"/>
              <w:jc w:val="both"/>
              <w:rPr>
                <w:rFonts w:ascii="Arial" w:eastAsia="Arial" w:hAnsi="Arial" w:cs="Arial"/>
                <w:sz w:val="24"/>
                <w:szCs w:val="24"/>
              </w:rPr>
            </w:pPr>
          </w:p>
        </w:tc>
      </w:tr>
      <w:tr w:rsidR="00612A99" w14:paraId="7319503A" w14:textId="77777777" w:rsidTr="00A21FED">
        <w:trPr>
          <w:trHeight w:val="135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EB28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8</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7CA4AF4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The Burundi Bureau of Standardization (BBN)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4E416E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Conformity assessments of batteries and other EV parts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D4F37B7" w14:textId="77777777" w:rsidR="00612A99" w:rsidRDefault="00612A99">
            <w:pPr>
              <w:ind w:left="708"/>
              <w:jc w:val="both"/>
              <w:rPr>
                <w:rFonts w:ascii="Arial" w:eastAsia="Arial" w:hAnsi="Arial" w:cs="Arial"/>
                <w:sz w:val="24"/>
                <w:szCs w:val="24"/>
              </w:rPr>
            </w:pPr>
          </w:p>
        </w:tc>
      </w:tr>
      <w:tr w:rsidR="00612A99" w14:paraId="7A3BF880" w14:textId="77777777" w:rsidTr="00A21FED">
        <w:trPr>
          <w:trHeight w:val="135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27BEB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68CCB09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REGIDESO (national electricity utility)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F9ECA6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Providing charging meters and setting the charging rates for EVs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9C874F6" w14:textId="77777777" w:rsidR="00612A99" w:rsidRDefault="00612A99">
            <w:pPr>
              <w:ind w:left="708"/>
              <w:jc w:val="both"/>
              <w:rPr>
                <w:rFonts w:ascii="Arial" w:eastAsia="Arial" w:hAnsi="Arial" w:cs="Arial"/>
                <w:sz w:val="24"/>
                <w:szCs w:val="24"/>
              </w:rPr>
            </w:pPr>
          </w:p>
        </w:tc>
      </w:tr>
      <w:tr w:rsidR="00612A99" w14:paraId="064368B3" w14:textId="77777777" w:rsidTr="00A21FED">
        <w:trPr>
          <w:trHeight w:val="21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B93F5B" w14:textId="77777777" w:rsidR="00612A99" w:rsidRDefault="00612A99">
            <w:pPr>
              <w:ind w:left="708"/>
              <w:jc w:val="both"/>
              <w:rPr>
                <w:rFonts w:ascii="Arial" w:eastAsia="Arial" w:hAnsi="Arial" w:cs="Arial"/>
                <w:sz w:val="24"/>
                <w:szCs w:val="24"/>
              </w:rPr>
            </w:pP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02C085D1"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EDA4AC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773F324" w14:textId="77777777" w:rsidR="00612A99" w:rsidRDefault="00612A99">
            <w:pPr>
              <w:ind w:left="708"/>
              <w:jc w:val="both"/>
              <w:rPr>
                <w:rFonts w:ascii="Arial" w:eastAsia="Arial" w:hAnsi="Arial" w:cs="Arial"/>
                <w:sz w:val="24"/>
                <w:szCs w:val="24"/>
              </w:rPr>
            </w:pPr>
          </w:p>
        </w:tc>
      </w:tr>
    </w:tbl>
    <w:p w14:paraId="63144C7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1CC6E008" w14:textId="77777777" w:rsidR="00612A99" w:rsidRDefault="00260BE9" w:rsidP="00A21FED">
      <w:pPr>
        <w:pStyle w:val="ListParagraph"/>
        <w:numPr>
          <w:ilvl w:val="2"/>
          <w:numId w:val="6"/>
        </w:numPr>
        <w:spacing w:line="276" w:lineRule="auto"/>
        <w:ind w:hanging="360"/>
        <w:jc w:val="both"/>
        <w:rPr>
          <w:rFonts w:ascii="Arial" w:eastAsia="Arial" w:hAnsi="Arial" w:cs="Arial"/>
          <w:b/>
          <w:bCs/>
          <w:sz w:val="24"/>
          <w:szCs w:val="24"/>
        </w:rPr>
      </w:pPr>
      <w:r>
        <w:rPr>
          <w:rFonts w:ascii="Arial" w:eastAsia="Arial" w:hAnsi="Arial" w:cs="Arial"/>
          <w:b/>
          <w:bCs/>
          <w:sz w:val="24"/>
          <w:szCs w:val="24"/>
        </w:rPr>
        <w:t>Democratic Republic of Congo</w:t>
      </w:r>
    </w:p>
    <w:tbl>
      <w:tblPr>
        <w:tblStyle w:val="a5"/>
        <w:tblW w:w="9180" w:type="dxa"/>
        <w:tblInd w:w="712" w:type="dxa"/>
        <w:tblBorders>
          <w:top w:val="nil"/>
          <w:left w:val="nil"/>
          <w:bottom w:val="nil"/>
          <w:right w:val="nil"/>
          <w:insideH w:val="nil"/>
          <w:insideV w:val="nil"/>
        </w:tblBorders>
        <w:tblLayout w:type="fixed"/>
        <w:tblLook w:val="0600" w:firstRow="0" w:lastRow="0" w:firstColumn="0" w:lastColumn="0" w:noHBand="1" w:noVBand="1"/>
      </w:tblPr>
      <w:tblGrid>
        <w:gridCol w:w="720"/>
        <w:gridCol w:w="2520"/>
        <w:gridCol w:w="2970"/>
        <w:gridCol w:w="2970"/>
      </w:tblGrid>
      <w:tr w:rsidR="00612A99" w14:paraId="726C3EAC" w14:textId="77777777" w:rsidTr="00A21FED">
        <w:trPr>
          <w:trHeight w:val="810"/>
        </w:trPr>
        <w:tc>
          <w:tcPr>
            <w:tcW w:w="72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148D421D"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52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0A2E16A6"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2527960E"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7AB44FF4"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2D178DA6" w14:textId="77777777" w:rsidTr="00A21FED">
        <w:trPr>
          <w:trHeight w:val="111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AD303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1</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381F7ED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Transport</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B51647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Lead ministry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C8897E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LINDO Dina Jean Roger</w:t>
            </w:r>
          </w:p>
          <w:p w14:paraId="4F375A5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1992BADE" w14:textId="77777777" w:rsidR="00612A99" w:rsidRDefault="00260BE9">
            <w:pPr>
              <w:spacing w:after="0" w:line="276" w:lineRule="auto"/>
              <w:jc w:val="both"/>
              <w:rPr>
                <w:rFonts w:ascii="Arial" w:eastAsia="Arial" w:hAnsi="Arial" w:cs="Arial"/>
                <w:sz w:val="24"/>
                <w:szCs w:val="24"/>
              </w:rPr>
            </w:pPr>
            <w:hyperlink r:id="rId24">
              <w:r>
                <w:rPr>
                  <w:rFonts w:ascii="Arial" w:eastAsia="Arial" w:hAnsi="Arial" w:cs="Arial"/>
                  <w:color w:val="1155CC"/>
                  <w:sz w:val="24"/>
                  <w:szCs w:val="24"/>
                  <w:u w:val="single"/>
                </w:rPr>
                <w:t>jrlindodina@gmail.com</w:t>
              </w:r>
            </w:hyperlink>
            <w:r>
              <w:rPr>
                <w:rFonts w:ascii="Arial" w:eastAsia="Arial" w:hAnsi="Arial" w:cs="Arial"/>
                <w:sz w:val="24"/>
                <w:szCs w:val="24"/>
              </w:rPr>
              <w:t xml:space="preserve"> </w:t>
            </w:r>
          </w:p>
        </w:tc>
      </w:tr>
      <w:tr w:rsidR="00612A99" w14:paraId="321C9D3C"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A1D93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0B1710D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EEEA7C2"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4A67D2A" w14:textId="77777777" w:rsidR="00612A99" w:rsidRDefault="00612A99">
            <w:pPr>
              <w:ind w:left="708"/>
              <w:jc w:val="both"/>
              <w:rPr>
                <w:rFonts w:ascii="Arial" w:eastAsia="Arial" w:hAnsi="Arial" w:cs="Arial"/>
                <w:sz w:val="24"/>
                <w:szCs w:val="24"/>
              </w:rPr>
            </w:pPr>
          </w:p>
        </w:tc>
      </w:tr>
      <w:tr w:rsidR="00612A99" w14:paraId="4F7580C5"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C8CCB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4862014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2D83CE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CA6A0D8" w14:textId="77777777" w:rsidR="00612A99" w:rsidRDefault="00612A99">
            <w:pPr>
              <w:ind w:left="708"/>
              <w:jc w:val="both"/>
              <w:rPr>
                <w:rFonts w:ascii="Arial" w:eastAsia="Arial" w:hAnsi="Arial" w:cs="Arial"/>
                <w:sz w:val="24"/>
                <w:szCs w:val="24"/>
              </w:rPr>
            </w:pPr>
          </w:p>
        </w:tc>
      </w:tr>
      <w:tr w:rsidR="00612A99" w14:paraId="6CE0B2FC"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D9DA9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4</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65A472B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0D24486"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D9BCBA7" w14:textId="77777777" w:rsidR="00612A99" w:rsidRDefault="00612A99">
            <w:pPr>
              <w:ind w:left="708"/>
              <w:jc w:val="both"/>
              <w:rPr>
                <w:rFonts w:ascii="Arial" w:eastAsia="Arial" w:hAnsi="Arial" w:cs="Arial"/>
                <w:sz w:val="24"/>
                <w:szCs w:val="24"/>
              </w:rPr>
            </w:pPr>
          </w:p>
        </w:tc>
      </w:tr>
      <w:tr w:rsidR="00612A99" w14:paraId="1CB624BC"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3F6E4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33764FAB"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CDB1D9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D0B7C8D" w14:textId="77777777" w:rsidR="00612A99" w:rsidRDefault="00612A99">
            <w:pPr>
              <w:ind w:left="708"/>
              <w:jc w:val="both"/>
              <w:rPr>
                <w:rFonts w:ascii="Arial" w:eastAsia="Arial" w:hAnsi="Arial" w:cs="Arial"/>
                <w:sz w:val="24"/>
                <w:szCs w:val="24"/>
              </w:rPr>
            </w:pPr>
          </w:p>
        </w:tc>
      </w:tr>
      <w:tr w:rsidR="00612A99" w14:paraId="7A1FBDC4"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AC0F4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6DD2B523"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77BEF35"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894A8E1" w14:textId="77777777" w:rsidR="00612A99" w:rsidRDefault="00612A99">
            <w:pPr>
              <w:ind w:left="708"/>
              <w:jc w:val="both"/>
              <w:rPr>
                <w:rFonts w:ascii="Arial" w:eastAsia="Arial" w:hAnsi="Arial" w:cs="Arial"/>
                <w:sz w:val="24"/>
                <w:szCs w:val="24"/>
              </w:rPr>
            </w:pPr>
          </w:p>
        </w:tc>
      </w:tr>
      <w:tr w:rsidR="00612A99" w14:paraId="417C0DC6"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FF62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1551EF16"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34DE115"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DC09E0C" w14:textId="77777777" w:rsidR="00612A99" w:rsidRDefault="00612A99">
            <w:pPr>
              <w:ind w:left="708"/>
              <w:jc w:val="both"/>
              <w:rPr>
                <w:rFonts w:ascii="Arial" w:eastAsia="Arial" w:hAnsi="Arial" w:cs="Arial"/>
                <w:sz w:val="24"/>
                <w:szCs w:val="24"/>
              </w:rPr>
            </w:pPr>
          </w:p>
        </w:tc>
      </w:tr>
      <w:tr w:rsidR="00612A99" w14:paraId="3718779D"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29467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8</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7D81EFE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CDDE149"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718A255" w14:textId="77777777" w:rsidR="00612A99" w:rsidRDefault="00612A99">
            <w:pPr>
              <w:ind w:left="708"/>
              <w:jc w:val="both"/>
              <w:rPr>
                <w:rFonts w:ascii="Arial" w:eastAsia="Arial" w:hAnsi="Arial" w:cs="Arial"/>
                <w:sz w:val="24"/>
                <w:szCs w:val="24"/>
              </w:rPr>
            </w:pPr>
          </w:p>
        </w:tc>
      </w:tr>
      <w:tr w:rsidR="00612A99" w14:paraId="2B937ABE"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B1889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75D2F34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8CC01D9"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56FC2DE" w14:textId="77777777" w:rsidR="00612A99" w:rsidRDefault="00612A99">
            <w:pPr>
              <w:ind w:left="708"/>
              <w:jc w:val="both"/>
              <w:rPr>
                <w:rFonts w:ascii="Arial" w:eastAsia="Arial" w:hAnsi="Arial" w:cs="Arial"/>
                <w:sz w:val="24"/>
                <w:szCs w:val="24"/>
              </w:rPr>
            </w:pPr>
          </w:p>
        </w:tc>
      </w:tr>
      <w:tr w:rsidR="00612A99" w14:paraId="345C2B05" w14:textId="77777777" w:rsidTr="00A21FED">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D8986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10</w:t>
            </w:r>
          </w:p>
        </w:tc>
        <w:tc>
          <w:tcPr>
            <w:tcW w:w="2520" w:type="dxa"/>
            <w:tcBorders>
              <w:top w:val="nil"/>
              <w:left w:val="nil"/>
              <w:bottom w:val="single" w:sz="6" w:space="0" w:color="000000"/>
              <w:right w:val="single" w:sz="6" w:space="0" w:color="000000"/>
            </w:tcBorders>
            <w:tcMar>
              <w:top w:w="100" w:type="dxa"/>
              <w:left w:w="100" w:type="dxa"/>
              <w:bottom w:w="100" w:type="dxa"/>
              <w:right w:w="100" w:type="dxa"/>
            </w:tcMar>
          </w:tcPr>
          <w:p w14:paraId="375C596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CDF7D8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4E01A42" w14:textId="77777777" w:rsidR="00612A99" w:rsidRDefault="00612A99">
            <w:pPr>
              <w:ind w:left="708"/>
              <w:jc w:val="both"/>
              <w:rPr>
                <w:rFonts w:ascii="Arial" w:eastAsia="Arial" w:hAnsi="Arial" w:cs="Arial"/>
                <w:sz w:val="24"/>
                <w:szCs w:val="24"/>
              </w:rPr>
            </w:pPr>
          </w:p>
        </w:tc>
      </w:tr>
    </w:tbl>
    <w:p w14:paraId="4EEB3EE0" w14:textId="77777777" w:rsidR="00612A99" w:rsidRDefault="00260BE9">
      <w:pPr>
        <w:spacing w:after="240" w:line="276" w:lineRule="auto"/>
        <w:jc w:val="both"/>
        <w:rPr>
          <w:rFonts w:ascii="Arial" w:eastAsia="Arial" w:hAnsi="Arial" w:cs="Arial"/>
          <w:sz w:val="24"/>
          <w:szCs w:val="24"/>
        </w:rPr>
      </w:pPr>
      <w:r>
        <w:rPr>
          <w:rFonts w:ascii="Arial" w:eastAsia="Arial" w:hAnsi="Arial" w:cs="Arial"/>
          <w:sz w:val="24"/>
          <w:szCs w:val="24"/>
        </w:rPr>
        <w:br/>
      </w:r>
      <w:r>
        <w:rPr>
          <w:rFonts w:ascii="Arial" w:eastAsia="Arial" w:hAnsi="Arial" w:cs="Arial"/>
          <w:sz w:val="24"/>
          <w:szCs w:val="24"/>
        </w:rPr>
        <w:br/>
      </w:r>
    </w:p>
    <w:p w14:paraId="31D7EBF8" w14:textId="77777777" w:rsidR="00612A99" w:rsidRDefault="00260BE9">
      <w:pPr>
        <w:spacing w:after="240" w:line="276" w:lineRule="auto"/>
        <w:jc w:val="both"/>
        <w:rPr>
          <w:rFonts w:ascii="Arial" w:eastAsia="Arial" w:hAnsi="Arial" w:cs="Arial"/>
          <w:sz w:val="24"/>
          <w:szCs w:val="24"/>
        </w:rPr>
      </w:pPr>
      <w:r>
        <w:rPr>
          <w:rFonts w:ascii="Arial" w:eastAsia="Arial" w:hAnsi="Arial" w:cs="Arial"/>
          <w:sz w:val="24"/>
          <w:szCs w:val="24"/>
        </w:rPr>
        <w:t xml:space="preserve"> </w:t>
      </w:r>
    </w:p>
    <w:p w14:paraId="438465B5" w14:textId="77777777" w:rsidR="00612A99" w:rsidRDefault="00260BE9">
      <w:pPr>
        <w:spacing w:after="240" w:line="276" w:lineRule="auto"/>
        <w:jc w:val="both"/>
        <w:rPr>
          <w:rFonts w:ascii="Arial" w:eastAsia="Arial" w:hAnsi="Arial" w:cs="Arial"/>
          <w:sz w:val="24"/>
          <w:szCs w:val="24"/>
        </w:rPr>
      </w:pPr>
      <w:r>
        <w:rPr>
          <w:rFonts w:ascii="Arial" w:eastAsia="Arial" w:hAnsi="Arial" w:cs="Arial"/>
          <w:sz w:val="24"/>
          <w:szCs w:val="24"/>
        </w:rPr>
        <w:t xml:space="preserve"> </w:t>
      </w:r>
    </w:p>
    <w:p w14:paraId="493E97B6" w14:textId="77777777" w:rsidR="00612A99" w:rsidRDefault="00260BE9">
      <w:pPr>
        <w:spacing w:after="240" w:line="276" w:lineRule="auto"/>
        <w:jc w:val="both"/>
        <w:rPr>
          <w:rFonts w:ascii="Arial" w:eastAsia="Arial" w:hAnsi="Arial" w:cs="Arial"/>
          <w:sz w:val="24"/>
          <w:szCs w:val="24"/>
        </w:rPr>
      </w:pPr>
      <w:r>
        <w:rPr>
          <w:rFonts w:ascii="Arial" w:eastAsia="Arial" w:hAnsi="Arial" w:cs="Arial"/>
          <w:sz w:val="24"/>
          <w:szCs w:val="24"/>
        </w:rPr>
        <w:t xml:space="preserve"> </w:t>
      </w:r>
    </w:p>
    <w:p w14:paraId="014EFB7C" w14:textId="77777777" w:rsidR="00612A99" w:rsidRDefault="00260BE9" w:rsidP="00741102">
      <w:pPr>
        <w:pStyle w:val="ListParagraph"/>
        <w:numPr>
          <w:ilvl w:val="2"/>
          <w:numId w:val="6"/>
        </w:numPr>
        <w:spacing w:line="276" w:lineRule="auto"/>
        <w:ind w:hanging="360"/>
        <w:jc w:val="both"/>
        <w:rPr>
          <w:rFonts w:ascii="Arial" w:eastAsia="Arial" w:hAnsi="Arial" w:cs="Arial"/>
          <w:b/>
          <w:bCs/>
          <w:sz w:val="24"/>
          <w:szCs w:val="24"/>
        </w:rPr>
      </w:pPr>
      <w:r>
        <w:rPr>
          <w:rFonts w:ascii="Arial" w:eastAsia="Arial" w:hAnsi="Arial" w:cs="Arial"/>
          <w:b/>
          <w:bCs/>
          <w:sz w:val="24"/>
          <w:szCs w:val="24"/>
        </w:rPr>
        <w:t>Republic of Kenya</w:t>
      </w:r>
    </w:p>
    <w:tbl>
      <w:tblPr>
        <w:tblStyle w:val="a6"/>
        <w:tblW w:w="9090" w:type="dxa"/>
        <w:tblInd w:w="802" w:type="dxa"/>
        <w:tblBorders>
          <w:top w:val="nil"/>
          <w:left w:val="nil"/>
          <w:bottom w:val="nil"/>
          <w:right w:val="nil"/>
          <w:insideH w:val="nil"/>
          <w:insideV w:val="nil"/>
        </w:tblBorders>
        <w:tblLayout w:type="fixed"/>
        <w:tblLook w:val="0600" w:firstRow="0" w:lastRow="0" w:firstColumn="0" w:lastColumn="0" w:noHBand="1" w:noVBand="1"/>
      </w:tblPr>
      <w:tblGrid>
        <w:gridCol w:w="720"/>
        <w:gridCol w:w="2430"/>
        <w:gridCol w:w="2970"/>
        <w:gridCol w:w="2970"/>
      </w:tblGrid>
      <w:tr w:rsidR="00612A99" w14:paraId="3E2D5383" w14:textId="77777777" w:rsidTr="00741102">
        <w:trPr>
          <w:trHeight w:val="1110"/>
          <w:tblHeader/>
        </w:trPr>
        <w:tc>
          <w:tcPr>
            <w:tcW w:w="72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4E1279C5"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lastRenderedPageBreak/>
              <w:t>No</w:t>
            </w:r>
          </w:p>
        </w:tc>
        <w:tc>
          <w:tcPr>
            <w:tcW w:w="243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35D65D79"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7BCCC744"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7A057383"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74C440FC" w14:textId="77777777" w:rsidTr="00741102">
        <w:trPr>
          <w:trHeight w:val="397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E9AA3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7E341A2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Roads and Transport</w:t>
            </w:r>
          </w:p>
          <w:p w14:paraId="2FDD500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853ACA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State Department for Transport</w:t>
            </w:r>
          </w:p>
          <w:p w14:paraId="1D135E8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B1E556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State Department responsible for Transport Policy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5BF53F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Mr. Paul Kinyua King’ori -</w:t>
            </w:r>
            <w:r>
              <w:rPr>
                <w:rFonts w:ascii="Arial" w:eastAsia="Arial" w:hAnsi="Arial" w:cs="Arial"/>
                <w:b/>
                <w:bCs/>
                <w:sz w:val="24"/>
                <w:szCs w:val="24"/>
              </w:rPr>
              <w:t xml:space="preserve"> </w:t>
            </w:r>
            <w:r>
              <w:rPr>
                <w:rFonts w:ascii="Arial" w:eastAsia="Arial" w:hAnsi="Arial" w:cs="Arial"/>
                <w:sz w:val="24"/>
                <w:szCs w:val="24"/>
              </w:rPr>
              <w:t>Director, Road Transport, State Department for Transport</w:t>
            </w:r>
          </w:p>
          <w:p w14:paraId="38060F9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B91D9CB" w14:textId="77777777" w:rsidR="00612A99" w:rsidRDefault="00260BE9">
            <w:pPr>
              <w:spacing w:after="0" w:line="276" w:lineRule="auto"/>
              <w:jc w:val="both"/>
              <w:rPr>
                <w:rFonts w:ascii="Arial" w:eastAsia="Arial" w:hAnsi="Arial" w:cs="Arial"/>
                <w:sz w:val="24"/>
                <w:szCs w:val="24"/>
              </w:rPr>
            </w:pPr>
            <w:r>
              <w:rPr>
                <w:rFonts w:ascii="Arial" w:eastAsia="Arial" w:hAnsi="Arial" w:cs="Arial"/>
                <w:color w:val="1155CC"/>
                <w:sz w:val="24"/>
                <w:szCs w:val="24"/>
              </w:rPr>
              <w:t>kingoripkk@gmail.com</w:t>
            </w:r>
            <w:r>
              <w:rPr>
                <w:rFonts w:ascii="Arial" w:eastAsia="Arial" w:hAnsi="Arial" w:cs="Arial"/>
                <w:sz w:val="24"/>
                <w:szCs w:val="24"/>
              </w:rPr>
              <w:t xml:space="preserve"> </w:t>
            </w:r>
          </w:p>
          <w:p w14:paraId="055D1FD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609AF51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Ms. Racheal Wanyamawi – Acting. Assistant Director Road Transport/ Team Lead for eMobility, State Department for Transport</w:t>
            </w:r>
          </w:p>
          <w:p w14:paraId="33BA1EF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0643DEBA" w14:textId="77777777" w:rsidR="00612A99" w:rsidRDefault="00260BE9">
            <w:pPr>
              <w:spacing w:after="0" w:line="276" w:lineRule="auto"/>
              <w:jc w:val="both"/>
              <w:rPr>
                <w:rFonts w:ascii="Arial" w:eastAsia="Arial" w:hAnsi="Arial" w:cs="Arial"/>
                <w:sz w:val="24"/>
                <w:szCs w:val="24"/>
              </w:rPr>
            </w:pPr>
            <w:r>
              <w:rPr>
                <w:rFonts w:ascii="Arial" w:eastAsia="Arial" w:hAnsi="Arial" w:cs="Arial"/>
                <w:color w:val="1155CC"/>
                <w:sz w:val="24"/>
                <w:szCs w:val="24"/>
              </w:rPr>
              <w:t>wanyamawinjira@gmail.com</w:t>
            </w:r>
            <w:r>
              <w:rPr>
                <w:rFonts w:ascii="Arial" w:eastAsia="Arial" w:hAnsi="Arial" w:cs="Arial"/>
                <w:sz w:val="24"/>
                <w:szCs w:val="24"/>
              </w:rPr>
              <w:t xml:space="preserve"> / </w:t>
            </w:r>
            <w:hyperlink r:id="rId25">
              <w:r>
                <w:rPr>
                  <w:rFonts w:ascii="Arial" w:eastAsia="Arial" w:hAnsi="Arial" w:cs="Arial"/>
                  <w:color w:val="1155CC"/>
                  <w:sz w:val="24"/>
                  <w:szCs w:val="24"/>
                  <w:u w:val="single"/>
                </w:rPr>
                <w:t>racheal.wanyamawi@transport.go.ke</w:t>
              </w:r>
            </w:hyperlink>
            <w:r>
              <w:rPr>
                <w:rFonts w:ascii="Arial" w:eastAsia="Arial" w:hAnsi="Arial" w:cs="Arial"/>
                <w:sz w:val="24"/>
                <w:szCs w:val="24"/>
              </w:rPr>
              <w:t xml:space="preserve"> </w:t>
            </w:r>
          </w:p>
        </w:tc>
      </w:tr>
      <w:tr w:rsidR="00612A99" w14:paraId="31A8066A" w14:textId="77777777" w:rsidTr="00741102">
        <w:trPr>
          <w:trHeight w:val="163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FE055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571F0BB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Ministry of Roads and Transport </w:t>
            </w:r>
          </w:p>
          <w:p w14:paraId="5D10EE5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6D93E29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State Department for Roads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D69493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State department for Roads infrastructure</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B29EAC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Kevin Mwandoe –</w:t>
            </w:r>
          </w:p>
          <w:p w14:paraId="0221293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State Department for Roads</w:t>
            </w:r>
          </w:p>
          <w:p w14:paraId="4D37EB8A" w14:textId="77777777" w:rsidR="00612A99" w:rsidRDefault="00260BE9">
            <w:pPr>
              <w:spacing w:after="0" w:line="276" w:lineRule="auto"/>
              <w:jc w:val="both"/>
              <w:rPr>
                <w:rFonts w:ascii="Arial" w:eastAsia="Arial" w:hAnsi="Arial" w:cs="Arial"/>
                <w:sz w:val="24"/>
                <w:szCs w:val="24"/>
              </w:rPr>
            </w:pPr>
            <w:hyperlink r:id="rId26">
              <w:r>
                <w:rPr>
                  <w:rFonts w:ascii="Arial" w:eastAsia="Arial" w:hAnsi="Arial" w:cs="Arial"/>
                  <w:color w:val="1155CC"/>
                  <w:sz w:val="24"/>
                  <w:szCs w:val="24"/>
                  <w:u w:val="single"/>
                </w:rPr>
                <w:t>kmwandoe@gmail.com</w:t>
              </w:r>
            </w:hyperlink>
            <w:r>
              <w:rPr>
                <w:rFonts w:ascii="Arial" w:eastAsia="Arial" w:hAnsi="Arial" w:cs="Arial"/>
                <w:sz w:val="24"/>
                <w:szCs w:val="24"/>
              </w:rPr>
              <w:t xml:space="preserve">   /</w:t>
            </w:r>
          </w:p>
          <w:p w14:paraId="7553F9EE" w14:textId="77777777" w:rsidR="00612A99" w:rsidRDefault="00260BE9">
            <w:pPr>
              <w:spacing w:after="0" w:line="276" w:lineRule="auto"/>
              <w:jc w:val="both"/>
              <w:rPr>
                <w:rFonts w:ascii="Arial" w:eastAsia="Arial" w:hAnsi="Arial" w:cs="Arial"/>
                <w:sz w:val="24"/>
                <w:szCs w:val="24"/>
              </w:rPr>
            </w:pPr>
            <w:hyperlink r:id="rId27">
              <w:r>
                <w:rPr>
                  <w:rFonts w:ascii="Arial" w:eastAsia="Arial" w:hAnsi="Arial" w:cs="Arial"/>
                  <w:color w:val="1155CC"/>
                  <w:sz w:val="24"/>
                  <w:szCs w:val="24"/>
                  <w:u w:val="single"/>
                </w:rPr>
                <w:t>kmwandoe@roads.go.ke</w:t>
              </w:r>
            </w:hyperlink>
            <w:r>
              <w:rPr>
                <w:rFonts w:ascii="Arial" w:eastAsia="Arial" w:hAnsi="Arial" w:cs="Arial"/>
                <w:sz w:val="24"/>
                <w:szCs w:val="24"/>
              </w:rPr>
              <w:t xml:space="preserve"> </w:t>
            </w:r>
          </w:p>
        </w:tc>
      </w:tr>
      <w:tr w:rsidR="00612A99" w14:paraId="14C5D19C" w14:textId="77777777" w:rsidTr="00741102">
        <w:trPr>
          <w:trHeight w:val="163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0ADA2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396045F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Energy and Petroleum</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D67E95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State Department Responsible for Energy Policy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670AB8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Carl Otwack, Renewable Energy Directorate, State Department for Energy</w:t>
            </w:r>
          </w:p>
          <w:p w14:paraId="3B71B8A8" w14:textId="77777777" w:rsidR="00612A99" w:rsidRDefault="00260BE9">
            <w:pPr>
              <w:spacing w:after="0" w:line="276" w:lineRule="auto"/>
              <w:jc w:val="both"/>
              <w:rPr>
                <w:rFonts w:ascii="Arial" w:eastAsia="Arial" w:hAnsi="Arial" w:cs="Arial"/>
                <w:sz w:val="24"/>
                <w:szCs w:val="24"/>
              </w:rPr>
            </w:pPr>
            <w:hyperlink r:id="rId28">
              <w:r>
                <w:rPr>
                  <w:rFonts w:ascii="Arial" w:eastAsia="Arial" w:hAnsi="Arial" w:cs="Arial"/>
                  <w:color w:val="1155CC"/>
                  <w:sz w:val="24"/>
                  <w:szCs w:val="24"/>
                  <w:u w:val="single"/>
                </w:rPr>
                <w:t>cotwack@gmail.com</w:t>
              </w:r>
            </w:hyperlink>
            <w:r>
              <w:rPr>
                <w:rFonts w:ascii="Arial" w:eastAsia="Arial" w:hAnsi="Arial" w:cs="Arial"/>
                <w:sz w:val="24"/>
                <w:szCs w:val="24"/>
              </w:rPr>
              <w:t xml:space="preserve"> </w:t>
            </w:r>
          </w:p>
        </w:tc>
      </w:tr>
      <w:tr w:rsidR="00612A99" w14:paraId="5740D737" w14:textId="77777777" w:rsidTr="00741102">
        <w:trPr>
          <w:trHeight w:val="336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07199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4</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1F6CF65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Trade and Industrialization</w:t>
            </w:r>
          </w:p>
          <w:p w14:paraId="32325A11"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0B6137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State Department responsible for Industry Policy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414CB0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Mr. Gideon Oele, Director, Engineering and Construction Directorate, State Department for Industry</w:t>
            </w:r>
          </w:p>
          <w:p w14:paraId="5CBD20AF" w14:textId="77777777" w:rsidR="00612A99" w:rsidRDefault="00260BE9">
            <w:pPr>
              <w:spacing w:after="0" w:line="276" w:lineRule="auto"/>
              <w:jc w:val="both"/>
              <w:rPr>
                <w:rFonts w:ascii="Arial" w:eastAsia="Arial" w:hAnsi="Arial" w:cs="Arial"/>
                <w:sz w:val="24"/>
                <w:szCs w:val="24"/>
              </w:rPr>
            </w:pPr>
            <w:hyperlink r:id="rId29">
              <w:r>
                <w:rPr>
                  <w:rFonts w:ascii="Arial" w:eastAsia="Arial" w:hAnsi="Arial" w:cs="Arial"/>
                  <w:color w:val="1155CC"/>
                  <w:sz w:val="24"/>
                  <w:szCs w:val="24"/>
                  <w:u w:val="single"/>
                </w:rPr>
                <w:t>gideon_oele@yahoo.com</w:t>
              </w:r>
            </w:hyperlink>
            <w:r>
              <w:rPr>
                <w:rFonts w:ascii="Arial" w:eastAsia="Arial" w:hAnsi="Arial" w:cs="Arial"/>
                <w:sz w:val="24"/>
                <w:szCs w:val="24"/>
              </w:rPr>
              <w:t xml:space="preserve"> </w:t>
            </w:r>
          </w:p>
          <w:p w14:paraId="5E9BB74F"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 xml:space="preserve"> </w:t>
            </w:r>
          </w:p>
          <w:p w14:paraId="16D4347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Elijah Akumu, Deputy Director, Engineering and Construction Directorate, State Department for Industry</w:t>
            </w:r>
          </w:p>
          <w:p w14:paraId="65ED2F6A" w14:textId="77777777" w:rsidR="00612A99" w:rsidRDefault="00260BE9">
            <w:pPr>
              <w:spacing w:after="0" w:line="276" w:lineRule="auto"/>
              <w:jc w:val="both"/>
              <w:rPr>
                <w:rFonts w:ascii="Arial" w:eastAsia="Arial" w:hAnsi="Arial" w:cs="Arial"/>
                <w:sz w:val="24"/>
                <w:szCs w:val="24"/>
              </w:rPr>
            </w:pPr>
            <w:hyperlink r:id="rId30">
              <w:r>
                <w:rPr>
                  <w:rFonts w:ascii="Arial" w:eastAsia="Arial" w:hAnsi="Arial" w:cs="Arial"/>
                  <w:color w:val="1155CC"/>
                  <w:sz w:val="24"/>
                  <w:szCs w:val="24"/>
                  <w:u w:val="single"/>
                </w:rPr>
                <w:t>eliakumu@gmail.com</w:t>
              </w:r>
            </w:hyperlink>
            <w:r>
              <w:rPr>
                <w:rFonts w:ascii="Arial" w:eastAsia="Arial" w:hAnsi="Arial" w:cs="Arial"/>
                <w:sz w:val="24"/>
                <w:szCs w:val="24"/>
              </w:rPr>
              <w:t xml:space="preserve"> </w:t>
            </w:r>
          </w:p>
        </w:tc>
      </w:tr>
      <w:tr w:rsidR="00612A99" w14:paraId="466D425F" w14:textId="77777777" w:rsidTr="00741102">
        <w:trPr>
          <w:trHeight w:val="135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8D2D6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5C147D4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The National Treasury</w:t>
            </w:r>
          </w:p>
          <w:p w14:paraId="1916B5C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7487AD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ministry responsible for finance</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29D8B5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Mr. Samuel Tsuma, Deputy Director, Fiscal and Macro Directorate, The National Treasury</w:t>
            </w:r>
          </w:p>
          <w:p w14:paraId="00F80891"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samueltsuma@gmail.com</w:t>
            </w:r>
          </w:p>
        </w:tc>
      </w:tr>
      <w:tr w:rsidR="00612A99" w14:paraId="417DB0BC" w14:textId="77777777" w:rsidTr="00741102">
        <w:trPr>
          <w:trHeight w:val="220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9809F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2BC3D4D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Environment, Climate Change and Forestry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2C8790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Ministry responsible for Environment and Climate Change</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FD8856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Mr. Brian Mounde, Senior Climate Change Officer, Climate Change Directorate, State Department for Environment and Climate Change</w:t>
            </w:r>
          </w:p>
          <w:p w14:paraId="20824AD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brianmounde@gmail.com</w:t>
            </w:r>
          </w:p>
        </w:tc>
      </w:tr>
      <w:tr w:rsidR="00612A99" w14:paraId="509FF63C" w14:textId="77777777" w:rsidTr="00741102">
        <w:trPr>
          <w:trHeight w:val="135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F1F09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15A7B7F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Kenya Power and Lighting Company (KPLC)</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E49097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Utility responsible for power distribution</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2FC334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David Mugambi, Departmental Manager, Transport services, KPLC</w:t>
            </w:r>
          </w:p>
          <w:p w14:paraId="104814F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dmugambi@kplc.co.ke</w:t>
            </w:r>
          </w:p>
          <w:p w14:paraId="3859305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tc>
      </w:tr>
      <w:tr w:rsidR="00612A99" w14:paraId="2BAAE76B" w14:textId="77777777" w:rsidTr="00741102">
        <w:trPr>
          <w:trHeight w:val="135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B62EF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8</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1F34AB6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Kenya Bureau   of Standards (KeBS)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2A0309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institution responsible for Standards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674BDB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Alex Mboa, Principal Standards Officer, KEBS</w:t>
            </w:r>
          </w:p>
          <w:p w14:paraId="179FCDE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amboa@kebs.org</w:t>
            </w:r>
          </w:p>
          <w:p w14:paraId="68AC0E3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tc>
      </w:tr>
      <w:tr w:rsidR="00612A99" w14:paraId="44B5E829" w14:textId="77777777" w:rsidTr="00741102">
        <w:trPr>
          <w:trHeight w:val="163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CC29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0B4323E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Energy and Petroleum Regulatory Authority (EPRA)</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9C636F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Regulator in Energy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437122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Silas Sanga, Assistant Director, Environment, Health and Safety, EPRA</w:t>
            </w:r>
          </w:p>
          <w:p w14:paraId="3FBFF7A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428D605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silas.sanga@epra.go.ke</w:t>
            </w:r>
          </w:p>
        </w:tc>
      </w:tr>
      <w:tr w:rsidR="00612A99" w14:paraId="085469F0" w14:textId="77777777" w:rsidTr="00741102">
        <w:trPr>
          <w:trHeight w:val="163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983EB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10</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18AAD9C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Nairobi Metropolitan Area Authority (NaMATA)</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D72A02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Urban transport planning and zoning / fleet electrification</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177F79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James Mwaniki , Acting Deputy Director Operations, NaMATA</w:t>
            </w:r>
          </w:p>
          <w:p w14:paraId="5261ADC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mwaniki.james.g@gmail.com</w:t>
            </w:r>
          </w:p>
        </w:tc>
      </w:tr>
      <w:tr w:rsidR="00612A99" w14:paraId="647D3092" w14:textId="77777777" w:rsidTr="00741102">
        <w:trPr>
          <w:trHeight w:val="220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70C9F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11</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6701084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Electric Mobility Association of Kenya (EMAK)</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DA6ABA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Umbrella Association of OEMs, and companies involved in Electric mobility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E144A8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Mr. Hezbon Mose, President EMAK,</w:t>
            </w:r>
          </w:p>
          <w:p w14:paraId="1B7B4E7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mose.hezbon@ampersand.solar / kenyaemobility@gmail.com / eo@e-mobilitykenya.org</w:t>
            </w:r>
          </w:p>
        </w:tc>
      </w:tr>
      <w:tr w:rsidR="00612A99" w14:paraId="58B970F6" w14:textId="77777777" w:rsidTr="00741102">
        <w:trPr>
          <w:trHeight w:val="220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BD43F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12</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44E5C01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Federation of Public Transport Sector (FPTS)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D06E5E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Umbrella association for Public Transport Vehicles / fleet electrification</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CAECDE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Mr. Edwins Mukabana – President, FPTS</w:t>
            </w:r>
          </w:p>
          <w:p w14:paraId="691EAC0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Emukabanah@gmail.com</w:t>
            </w:r>
          </w:p>
        </w:tc>
      </w:tr>
      <w:tr w:rsidR="00612A99" w14:paraId="67284A73" w14:textId="77777777" w:rsidTr="00741102">
        <w:trPr>
          <w:trHeight w:val="2490"/>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2F7BF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13.</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01B36A1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Strathmore University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AFA4A3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Academic institution part of the Kenya National e-Mobility Technical Working Group</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EFD6FC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Ignatius Maranga, Lecturer , Strathmore University</w:t>
            </w:r>
          </w:p>
          <w:p w14:paraId="6BB7042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imaranga@strathmore.edu</w:t>
            </w:r>
          </w:p>
        </w:tc>
      </w:tr>
      <w:tr w:rsidR="00612A99" w14:paraId="50375B6F" w14:textId="77777777" w:rsidTr="00741102">
        <w:trPr>
          <w:trHeight w:val="163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BD13C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14.</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63AD0971"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Transport Futures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05024D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Think Tank/ research institution on Sustainable transport</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DA14DE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Eng. Mercy Edna Manyasa, Director , Transport Future</w:t>
            </w:r>
          </w:p>
        </w:tc>
      </w:tr>
    </w:tbl>
    <w:p w14:paraId="76BB8D7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142FB7E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05AFA58A" w14:textId="77777777" w:rsidR="00612A99" w:rsidRDefault="00260BE9" w:rsidP="00741102">
      <w:pPr>
        <w:pStyle w:val="ListParagraph"/>
        <w:numPr>
          <w:ilvl w:val="2"/>
          <w:numId w:val="6"/>
        </w:numPr>
        <w:spacing w:line="276" w:lineRule="auto"/>
        <w:ind w:hanging="360"/>
        <w:jc w:val="both"/>
        <w:rPr>
          <w:rFonts w:ascii="Arial" w:eastAsia="Arial" w:hAnsi="Arial" w:cs="Arial"/>
          <w:b/>
          <w:bCs/>
          <w:sz w:val="24"/>
          <w:szCs w:val="24"/>
        </w:rPr>
      </w:pPr>
      <w:r>
        <w:rPr>
          <w:rFonts w:ascii="Arial" w:eastAsia="Arial" w:hAnsi="Arial" w:cs="Arial"/>
          <w:b/>
          <w:bCs/>
          <w:sz w:val="24"/>
          <w:szCs w:val="24"/>
        </w:rPr>
        <w:t xml:space="preserve">Republic </w:t>
      </w:r>
      <w:commentRangeStart w:id="665"/>
      <w:r>
        <w:rPr>
          <w:rFonts w:ascii="Arial" w:eastAsia="Arial" w:hAnsi="Arial" w:cs="Arial"/>
          <w:b/>
          <w:bCs/>
          <w:sz w:val="24"/>
          <w:szCs w:val="24"/>
        </w:rPr>
        <w:t>of Rwanda</w:t>
      </w:r>
      <w:commentRangeEnd w:id="665"/>
      <w:r w:rsidR="007C7CC5">
        <w:rPr>
          <w:rStyle w:val="CommentReference"/>
          <w:rFonts w:ascii="Arial" w:eastAsia="Arial" w:hAnsi="Arial" w:cs="Arial"/>
          <w:b/>
          <w:bCs/>
          <w:sz w:val="24"/>
          <w:szCs w:val="24"/>
        </w:rPr>
        <w:commentReference w:id="665"/>
      </w:r>
    </w:p>
    <w:tbl>
      <w:tblPr>
        <w:tblStyle w:val="a7"/>
        <w:tblW w:w="9090" w:type="dxa"/>
        <w:tblInd w:w="802" w:type="dxa"/>
        <w:tblBorders>
          <w:top w:val="nil"/>
          <w:left w:val="nil"/>
          <w:bottom w:val="nil"/>
          <w:right w:val="nil"/>
          <w:insideH w:val="nil"/>
          <w:insideV w:val="nil"/>
        </w:tblBorders>
        <w:tblLayout w:type="fixed"/>
        <w:tblLook w:val="0600" w:firstRow="0" w:lastRow="0" w:firstColumn="0" w:lastColumn="0" w:noHBand="1" w:noVBand="1"/>
      </w:tblPr>
      <w:tblGrid>
        <w:gridCol w:w="720"/>
        <w:gridCol w:w="2430"/>
        <w:gridCol w:w="2970"/>
        <w:gridCol w:w="2970"/>
      </w:tblGrid>
      <w:tr w:rsidR="00612A99" w14:paraId="2590C160" w14:textId="77777777" w:rsidTr="00741102">
        <w:trPr>
          <w:trHeight w:val="1410"/>
          <w:tblHeader/>
        </w:trPr>
        <w:tc>
          <w:tcPr>
            <w:tcW w:w="72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3E6E5994"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43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2A6F5051"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0B690D32"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582BDB81"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1783AE8A" w14:textId="77777777" w:rsidTr="00741102">
        <w:trPr>
          <w:trHeight w:val="166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574DB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594DA7D8" w14:textId="77777777" w:rsidR="00612A99" w:rsidRDefault="00260BE9">
            <w:pPr>
              <w:spacing w:before="240" w:after="240" w:line="276" w:lineRule="auto"/>
              <w:jc w:val="both"/>
              <w:rPr>
                <w:rFonts w:ascii="Arial" w:eastAsia="Arial" w:hAnsi="Arial" w:cs="Arial"/>
                <w:sz w:val="24"/>
                <w:szCs w:val="24"/>
              </w:rPr>
            </w:pPr>
            <w:r>
              <w:rPr>
                <w:rFonts w:ascii="Arial" w:eastAsia="Arial" w:hAnsi="Arial" w:cs="Arial"/>
                <w:sz w:val="24"/>
                <w:szCs w:val="24"/>
              </w:rPr>
              <w:t>Ministry of Infrastructure</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32CEA0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ministry responsible for transport policies and infrastructure development</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D1BD3BB"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 xml:space="preserve">Theogene Dusabumuremyi - </w:t>
            </w:r>
            <w:r>
              <w:rPr>
                <w:rFonts w:ascii="Arial" w:eastAsia="Arial" w:hAnsi="Arial" w:cs="Arial"/>
                <w:sz w:val="24"/>
                <w:szCs w:val="24"/>
              </w:rPr>
              <w:t>Ag. Director General in charge of Transport</w:t>
            </w:r>
          </w:p>
          <w:p w14:paraId="6F96930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Transport Directorate </w:t>
            </w:r>
          </w:p>
          <w:p w14:paraId="7E94966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255A628E" w14:textId="77777777" w:rsidR="00612A99" w:rsidRDefault="00260BE9">
            <w:pPr>
              <w:spacing w:after="0" w:line="276" w:lineRule="auto"/>
              <w:jc w:val="both"/>
              <w:rPr>
                <w:rFonts w:ascii="Arial" w:eastAsia="Arial" w:hAnsi="Arial" w:cs="Arial"/>
                <w:sz w:val="24"/>
                <w:szCs w:val="24"/>
              </w:rPr>
            </w:pPr>
            <w:r>
              <w:rPr>
                <w:rFonts w:ascii="Arial" w:eastAsia="Arial" w:hAnsi="Arial" w:cs="Arial"/>
                <w:color w:val="1155CC"/>
                <w:sz w:val="24"/>
                <w:szCs w:val="24"/>
              </w:rPr>
              <w:t>theo.dusabumuremyi@mininfra.gov.rw</w:t>
            </w:r>
            <w:r>
              <w:rPr>
                <w:rFonts w:ascii="Arial" w:eastAsia="Arial" w:hAnsi="Arial" w:cs="Arial"/>
                <w:sz w:val="24"/>
                <w:szCs w:val="24"/>
              </w:rPr>
              <w:t xml:space="preserve"> </w:t>
            </w:r>
          </w:p>
        </w:tc>
      </w:tr>
      <w:tr w:rsidR="00612A99" w14:paraId="4C559102"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CBAC8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6DA60942"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5BE29DB"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B587A38" w14:textId="77777777" w:rsidR="00612A99" w:rsidRDefault="00612A99">
            <w:pPr>
              <w:ind w:left="708"/>
              <w:jc w:val="both"/>
              <w:rPr>
                <w:rFonts w:ascii="Arial" w:eastAsia="Arial" w:hAnsi="Arial" w:cs="Arial"/>
                <w:sz w:val="24"/>
                <w:szCs w:val="24"/>
              </w:rPr>
            </w:pPr>
          </w:p>
        </w:tc>
      </w:tr>
      <w:tr w:rsidR="00612A99" w14:paraId="69CBD47C"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A8CB5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2B8D0193"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B8236B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D7B2F21" w14:textId="77777777" w:rsidR="00612A99" w:rsidRDefault="00612A99">
            <w:pPr>
              <w:ind w:left="708"/>
              <w:jc w:val="both"/>
              <w:rPr>
                <w:rFonts w:ascii="Arial" w:eastAsia="Arial" w:hAnsi="Arial" w:cs="Arial"/>
                <w:sz w:val="24"/>
                <w:szCs w:val="24"/>
              </w:rPr>
            </w:pPr>
          </w:p>
        </w:tc>
      </w:tr>
      <w:tr w:rsidR="00612A99" w14:paraId="47B4DE42"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A38E8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4</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5C9FF06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ED6F9C1"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8386CDB" w14:textId="77777777" w:rsidR="00612A99" w:rsidRDefault="00612A99">
            <w:pPr>
              <w:ind w:left="708"/>
              <w:jc w:val="both"/>
              <w:rPr>
                <w:rFonts w:ascii="Arial" w:eastAsia="Arial" w:hAnsi="Arial" w:cs="Arial"/>
                <w:sz w:val="24"/>
                <w:szCs w:val="24"/>
              </w:rPr>
            </w:pPr>
          </w:p>
        </w:tc>
      </w:tr>
      <w:tr w:rsidR="00612A99" w14:paraId="48150010"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BF558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4740134C"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03137DC"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B38AB6A" w14:textId="77777777" w:rsidR="00612A99" w:rsidRDefault="00612A99">
            <w:pPr>
              <w:ind w:left="708"/>
              <w:jc w:val="both"/>
              <w:rPr>
                <w:rFonts w:ascii="Arial" w:eastAsia="Arial" w:hAnsi="Arial" w:cs="Arial"/>
                <w:sz w:val="24"/>
                <w:szCs w:val="24"/>
              </w:rPr>
            </w:pPr>
          </w:p>
        </w:tc>
      </w:tr>
      <w:tr w:rsidR="00612A99" w14:paraId="2C3CD0EC"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B0461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4D7DF03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375649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9A0E34C" w14:textId="77777777" w:rsidR="00612A99" w:rsidRDefault="00612A99">
            <w:pPr>
              <w:ind w:left="708"/>
              <w:jc w:val="both"/>
              <w:rPr>
                <w:rFonts w:ascii="Arial" w:eastAsia="Arial" w:hAnsi="Arial" w:cs="Arial"/>
                <w:sz w:val="24"/>
                <w:szCs w:val="24"/>
              </w:rPr>
            </w:pPr>
          </w:p>
        </w:tc>
      </w:tr>
      <w:tr w:rsidR="00612A99" w14:paraId="3DAC7F28"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27C06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740C307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2AD10CB"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469E615" w14:textId="77777777" w:rsidR="00612A99" w:rsidRDefault="00612A99">
            <w:pPr>
              <w:ind w:left="708"/>
              <w:jc w:val="both"/>
              <w:rPr>
                <w:rFonts w:ascii="Arial" w:eastAsia="Arial" w:hAnsi="Arial" w:cs="Arial"/>
                <w:sz w:val="24"/>
                <w:szCs w:val="24"/>
              </w:rPr>
            </w:pPr>
          </w:p>
        </w:tc>
      </w:tr>
      <w:tr w:rsidR="00612A99" w14:paraId="494321F8"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96FEF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8</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44C036F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D09E83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01E6631" w14:textId="77777777" w:rsidR="00612A99" w:rsidRDefault="00612A99">
            <w:pPr>
              <w:ind w:left="708"/>
              <w:jc w:val="both"/>
              <w:rPr>
                <w:rFonts w:ascii="Arial" w:eastAsia="Arial" w:hAnsi="Arial" w:cs="Arial"/>
                <w:sz w:val="24"/>
                <w:szCs w:val="24"/>
              </w:rPr>
            </w:pPr>
          </w:p>
        </w:tc>
      </w:tr>
      <w:tr w:rsidR="00612A99" w14:paraId="7AA2D0E1"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AFB7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1C0DCBF0"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8558982"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4891977" w14:textId="77777777" w:rsidR="00612A99" w:rsidRDefault="00612A99">
            <w:pPr>
              <w:ind w:left="708"/>
              <w:jc w:val="both"/>
              <w:rPr>
                <w:rFonts w:ascii="Arial" w:eastAsia="Arial" w:hAnsi="Arial" w:cs="Arial"/>
                <w:sz w:val="24"/>
                <w:szCs w:val="24"/>
              </w:rPr>
            </w:pPr>
          </w:p>
        </w:tc>
      </w:tr>
      <w:tr w:rsidR="00612A99" w14:paraId="23DFB2E0" w14:textId="77777777" w:rsidTr="00741102">
        <w:trPr>
          <w:trHeight w:val="495"/>
        </w:trPr>
        <w:tc>
          <w:tcPr>
            <w:tcW w:w="7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34421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10</w:t>
            </w:r>
          </w:p>
        </w:tc>
        <w:tc>
          <w:tcPr>
            <w:tcW w:w="2430" w:type="dxa"/>
            <w:tcBorders>
              <w:top w:val="nil"/>
              <w:left w:val="nil"/>
              <w:bottom w:val="single" w:sz="6" w:space="0" w:color="000000"/>
              <w:right w:val="single" w:sz="6" w:space="0" w:color="000000"/>
            </w:tcBorders>
            <w:tcMar>
              <w:top w:w="100" w:type="dxa"/>
              <w:left w:w="100" w:type="dxa"/>
              <w:bottom w:w="100" w:type="dxa"/>
              <w:right w:w="100" w:type="dxa"/>
            </w:tcMar>
          </w:tcPr>
          <w:p w14:paraId="16D88463"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B5B9280"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30FE562" w14:textId="77777777" w:rsidR="00612A99" w:rsidRDefault="00612A99">
            <w:pPr>
              <w:ind w:left="708"/>
              <w:jc w:val="both"/>
              <w:rPr>
                <w:rFonts w:ascii="Arial" w:eastAsia="Arial" w:hAnsi="Arial" w:cs="Arial"/>
                <w:sz w:val="24"/>
                <w:szCs w:val="24"/>
              </w:rPr>
            </w:pPr>
          </w:p>
        </w:tc>
      </w:tr>
    </w:tbl>
    <w:p w14:paraId="57DDFFC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7AAA95A3" w14:textId="77777777" w:rsidR="00612A99" w:rsidRDefault="00260BE9" w:rsidP="00741102">
      <w:pPr>
        <w:pStyle w:val="ListParagraph"/>
        <w:numPr>
          <w:ilvl w:val="2"/>
          <w:numId w:val="6"/>
        </w:numPr>
        <w:spacing w:line="276" w:lineRule="auto"/>
        <w:ind w:hanging="360"/>
        <w:jc w:val="both"/>
        <w:rPr>
          <w:rFonts w:ascii="Arial" w:eastAsia="Arial" w:hAnsi="Arial" w:cs="Arial"/>
          <w:b/>
          <w:bCs/>
          <w:sz w:val="24"/>
          <w:szCs w:val="24"/>
        </w:rPr>
      </w:pPr>
      <w:r>
        <w:rPr>
          <w:rFonts w:ascii="Arial" w:eastAsia="Arial" w:hAnsi="Arial" w:cs="Arial"/>
          <w:b/>
          <w:bCs/>
          <w:sz w:val="24"/>
          <w:szCs w:val="24"/>
        </w:rPr>
        <w:t>Federal Republic of Somalia</w:t>
      </w:r>
    </w:p>
    <w:tbl>
      <w:tblPr>
        <w:tblStyle w:val="a8"/>
        <w:tblW w:w="9090" w:type="dxa"/>
        <w:tblInd w:w="802" w:type="dxa"/>
        <w:tblBorders>
          <w:top w:val="nil"/>
          <w:left w:val="nil"/>
          <w:bottom w:val="nil"/>
          <w:right w:val="nil"/>
          <w:insideH w:val="nil"/>
          <w:insideV w:val="nil"/>
        </w:tblBorders>
        <w:tblLayout w:type="fixed"/>
        <w:tblLook w:val="0600" w:firstRow="0" w:lastRow="0" w:firstColumn="0" w:lastColumn="0" w:noHBand="1" w:noVBand="1"/>
      </w:tblPr>
      <w:tblGrid>
        <w:gridCol w:w="810"/>
        <w:gridCol w:w="2340"/>
        <w:gridCol w:w="2970"/>
        <w:gridCol w:w="2970"/>
      </w:tblGrid>
      <w:tr w:rsidR="00612A99" w14:paraId="7BB9B867" w14:textId="77777777" w:rsidTr="00741102">
        <w:trPr>
          <w:trHeight w:val="810"/>
          <w:tblHeader/>
        </w:trPr>
        <w:tc>
          <w:tcPr>
            <w:tcW w:w="81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7D3B8353"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34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6F2A03C1"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39DF0604"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3BF68784"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0F7DB67D" w14:textId="77777777" w:rsidTr="00741102">
        <w:trPr>
          <w:trHeight w:val="166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E4456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646346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Transport and Communications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E54A2D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Development of Transport Policy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FF8DD8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Najma Mohamud Mohamed </w:t>
            </w:r>
          </w:p>
          <w:p w14:paraId="1956D3A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33020761" w14:textId="77777777" w:rsidR="00612A99" w:rsidRDefault="00260BE9">
            <w:pPr>
              <w:spacing w:after="0" w:line="276" w:lineRule="auto"/>
              <w:jc w:val="both"/>
              <w:rPr>
                <w:rFonts w:ascii="Arial" w:eastAsia="Arial" w:hAnsi="Arial" w:cs="Arial"/>
                <w:sz w:val="24"/>
                <w:szCs w:val="24"/>
              </w:rPr>
            </w:pPr>
            <w:r>
              <w:rPr>
                <w:rFonts w:ascii="Arial" w:eastAsia="Arial" w:hAnsi="Arial" w:cs="Arial"/>
                <w:color w:val="1155CC"/>
                <w:sz w:val="24"/>
                <w:szCs w:val="24"/>
              </w:rPr>
              <w:t>SPU@motca.gov.so</w:t>
            </w:r>
            <w:r>
              <w:rPr>
                <w:rFonts w:ascii="Arial" w:eastAsia="Arial" w:hAnsi="Arial" w:cs="Arial"/>
                <w:sz w:val="24"/>
                <w:szCs w:val="24"/>
              </w:rPr>
              <w:t xml:space="preserve"> </w:t>
            </w:r>
          </w:p>
          <w:p w14:paraId="6FE1F50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4A829AE9" w14:textId="77777777" w:rsidR="00612A99" w:rsidRDefault="00260BE9">
            <w:pPr>
              <w:spacing w:after="0" w:line="276" w:lineRule="auto"/>
              <w:jc w:val="both"/>
              <w:rPr>
                <w:rFonts w:ascii="Arial" w:eastAsia="Arial" w:hAnsi="Arial" w:cs="Arial"/>
                <w:sz w:val="24"/>
                <w:szCs w:val="24"/>
              </w:rPr>
            </w:pPr>
            <w:r>
              <w:rPr>
                <w:rFonts w:ascii="Arial" w:eastAsia="Arial" w:hAnsi="Arial" w:cs="Arial"/>
                <w:color w:val="1155CC"/>
                <w:sz w:val="24"/>
                <w:szCs w:val="24"/>
              </w:rPr>
              <w:t>najma.m.mohamoud@gmail.com</w:t>
            </w:r>
            <w:r>
              <w:rPr>
                <w:rFonts w:ascii="Arial" w:eastAsia="Arial" w:hAnsi="Arial" w:cs="Arial"/>
                <w:sz w:val="24"/>
                <w:szCs w:val="24"/>
              </w:rPr>
              <w:t xml:space="preserve"> </w:t>
            </w:r>
          </w:p>
        </w:tc>
      </w:tr>
      <w:tr w:rsidR="00612A99" w14:paraId="04906995" w14:textId="77777777" w:rsidTr="00741102">
        <w:trPr>
          <w:trHeight w:val="108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CE84B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1C6603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Foreign Affairs and EAC Affairs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266AC0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Coordination of regional matters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7E22DF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Mahad Shooli</w:t>
            </w:r>
          </w:p>
          <w:p w14:paraId="0B08F5C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71CA9A5A" w14:textId="77777777" w:rsidR="00612A99" w:rsidRDefault="00260BE9">
            <w:pPr>
              <w:spacing w:after="0" w:line="276" w:lineRule="auto"/>
              <w:jc w:val="both"/>
              <w:rPr>
                <w:rFonts w:ascii="Arial" w:eastAsia="Arial" w:hAnsi="Arial" w:cs="Arial"/>
                <w:sz w:val="24"/>
                <w:szCs w:val="24"/>
              </w:rPr>
            </w:pPr>
            <w:r>
              <w:rPr>
                <w:rFonts w:ascii="Arial" w:eastAsia="Arial" w:hAnsi="Arial" w:cs="Arial"/>
                <w:color w:val="1155CC"/>
                <w:sz w:val="24"/>
                <w:szCs w:val="24"/>
              </w:rPr>
              <w:t>pid.eac@mfa.gov.so</w:t>
            </w:r>
            <w:r>
              <w:rPr>
                <w:rFonts w:ascii="Arial" w:eastAsia="Arial" w:hAnsi="Arial" w:cs="Arial"/>
                <w:sz w:val="24"/>
                <w:szCs w:val="24"/>
              </w:rPr>
              <w:t xml:space="preserve"> </w:t>
            </w:r>
          </w:p>
        </w:tc>
      </w:tr>
      <w:tr w:rsidR="00612A99" w14:paraId="5A7AF993"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2F286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32E0F39"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90AD7B3"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001A747" w14:textId="77777777" w:rsidR="00612A99" w:rsidRDefault="00612A99">
            <w:pPr>
              <w:ind w:left="708"/>
              <w:jc w:val="both"/>
              <w:rPr>
                <w:rFonts w:ascii="Arial" w:eastAsia="Arial" w:hAnsi="Arial" w:cs="Arial"/>
                <w:sz w:val="24"/>
                <w:szCs w:val="24"/>
              </w:rPr>
            </w:pPr>
          </w:p>
        </w:tc>
      </w:tr>
      <w:tr w:rsidR="00612A99" w14:paraId="1A9D5F40"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C571B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4</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43A9589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2B89F80"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FCBDB01" w14:textId="77777777" w:rsidR="00612A99" w:rsidRDefault="00612A99">
            <w:pPr>
              <w:ind w:left="708"/>
              <w:jc w:val="both"/>
              <w:rPr>
                <w:rFonts w:ascii="Arial" w:eastAsia="Arial" w:hAnsi="Arial" w:cs="Arial"/>
                <w:sz w:val="24"/>
                <w:szCs w:val="24"/>
              </w:rPr>
            </w:pPr>
          </w:p>
        </w:tc>
      </w:tr>
      <w:tr w:rsidR="00612A99" w14:paraId="40147406"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BE25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A06A6AE"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C3525D9"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DF9B7FF" w14:textId="77777777" w:rsidR="00612A99" w:rsidRDefault="00612A99">
            <w:pPr>
              <w:ind w:left="708"/>
              <w:jc w:val="both"/>
              <w:rPr>
                <w:rFonts w:ascii="Arial" w:eastAsia="Arial" w:hAnsi="Arial" w:cs="Arial"/>
                <w:sz w:val="24"/>
                <w:szCs w:val="24"/>
              </w:rPr>
            </w:pPr>
          </w:p>
        </w:tc>
      </w:tr>
      <w:tr w:rsidR="00612A99" w14:paraId="08B5BF1C"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B3E178"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EDDA9E2"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8CB3584"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6D0F0E1" w14:textId="77777777" w:rsidR="00612A99" w:rsidRDefault="00612A99">
            <w:pPr>
              <w:ind w:left="708"/>
              <w:jc w:val="both"/>
              <w:rPr>
                <w:rFonts w:ascii="Arial" w:eastAsia="Arial" w:hAnsi="Arial" w:cs="Arial"/>
                <w:sz w:val="24"/>
                <w:szCs w:val="24"/>
              </w:rPr>
            </w:pPr>
          </w:p>
        </w:tc>
      </w:tr>
      <w:tr w:rsidR="00612A99" w14:paraId="39351AFB"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7140B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76CC27A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11B4CC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F5E216C" w14:textId="77777777" w:rsidR="00612A99" w:rsidRDefault="00612A99">
            <w:pPr>
              <w:ind w:left="708"/>
              <w:jc w:val="both"/>
              <w:rPr>
                <w:rFonts w:ascii="Arial" w:eastAsia="Arial" w:hAnsi="Arial" w:cs="Arial"/>
                <w:sz w:val="24"/>
                <w:szCs w:val="24"/>
              </w:rPr>
            </w:pPr>
          </w:p>
        </w:tc>
      </w:tr>
      <w:tr w:rsidR="00612A99" w14:paraId="1F48535D"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58D47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8</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7BDCC049"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EC99A8B"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73AA13B" w14:textId="77777777" w:rsidR="00612A99" w:rsidRDefault="00612A99">
            <w:pPr>
              <w:ind w:left="708"/>
              <w:jc w:val="both"/>
              <w:rPr>
                <w:rFonts w:ascii="Arial" w:eastAsia="Arial" w:hAnsi="Arial" w:cs="Arial"/>
                <w:sz w:val="24"/>
                <w:szCs w:val="24"/>
              </w:rPr>
            </w:pPr>
          </w:p>
        </w:tc>
      </w:tr>
      <w:tr w:rsidR="00612A99" w14:paraId="19BB413D"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B2E53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4E110F74"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F8ABB1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8394FE9" w14:textId="77777777" w:rsidR="00612A99" w:rsidRDefault="00612A99">
            <w:pPr>
              <w:ind w:left="708"/>
              <w:jc w:val="both"/>
              <w:rPr>
                <w:rFonts w:ascii="Arial" w:eastAsia="Arial" w:hAnsi="Arial" w:cs="Arial"/>
                <w:sz w:val="24"/>
                <w:szCs w:val="24"/>
              </w:rPr>
            </w:pPr>
          </w:p>
        </w:tc>
      </w:tr>
      <w:tr w:rsidR="00612A99" w14:paraId="4CBB6A8A" w14:textId="77777777" w:rsidTr="00741102">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C27F5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10</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239C7065"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3909E3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E12A7C8" w14:textId="77777777" w:rsidR="00612A99" w:rsidRDefault="00612A99">
            <w:pPr>
              <w:ind w:left="708"/>
              <w:jc w:val="both"/>
              <w:rPr>
                <w:rFonts w:ascii="Arial" w:eastAsia="Arial" w:hAnsi="Arial" w:cs="Arial"/>
                <w:sz w:val="24"/>
                <w:szCs w:val="24"/>
              </w:rPr>
            </w:pPr>
          </w:p>
        </w:tc>
      </w:tr>
    </w:tbl>
    <w:p w14:paraId="4CF30387" w14:textId="77777777" w:rsidR="00612A99" w:rsidRDefault="00260BE9">
      <w:pPr>
        <w:spacing w:after="240" w:line="276" w:lineRule="auto"/>
        <w:jc w:val="both"/>
        <w:rPr>
          <w:rFonts w:ascii="Arial" w:eastAsia="Arial" w:hAnsi="Arial" w:cs="Arial"/>
          <w:sz w:val="24"/>
          <w:szCs w:val="24"/>
        </w:rPr>
      </w:pPr>
      <w:r>
        <w:rPr>
          <w:rFonts w:ascii="Arial" w:eastAsia="Arial" w:hAnsi="Arial" w:cs="Arial"/>
          <w:sz w:val="24"/>
          <w:szCs w:val="24"/>
        </w:rPr>
        <w:t xml:space="preserve"> </w:t>
      </w:r>
    </w:p>
    <w:p w14:paraId="21DB3241" w14:textId="77777777" w:rsidR="00612A99" w:rsidRDefault="00260BE9" w:rsidP="00741102">
      <w:pPr>
        <w:pStyle w:val="ListParagraph"/>
        <w:numPr>
          <w:ilvl w:val="2"/>
          <w:numId w:val="6"/>
        </w:numPr>
        <w:spacing w:line="276" w:lineRule="auto"/>
        <w:ind w:hanging="360"/>
        <w:jc w:val="both"/>
        <w:rPr>
          <w:rFonts w:ascii="Arial" w:eastAsia="Arial" w:hAnsi="Arial" w:cs="Arial"/>
          <w:b/>
          <w:bCs/>
          <w:sz w:val="24"/>
          <w:szCs w:val="24"/>
        </w:rPr>
      </w:pPr>
      <w:r>
        <w:rPr>
          <w:rFonts w:ascii="Arial" w:eastAsia="Arial" w:hAnsi="Arial" w:cs="Arial"/>
          <w:b/>
          <w:bCs/>
          <w:sz w:val="24"/>
          <w:szCs w:val="24"/>
        </w:rPr>
        <w:t>Republic of South Sudan</w:t>
      </w:r>
    </w:p>
    <w:tbl>
      <w:tblPr>
        <w:tblStyle w:val="a9"/>
        <w:tblW w:w="9090" w:type="dxa"/>
        <w:tblInd w:w="802" w:type="dxa"/>
        <w:tblBorders>
          <w:top w:val="nil"/>
          <w:left w:val="nil"/>
          <w:bottom w:val="nil"/>
          <w:right w:val="nil"/>
          <w:insideH w:val="nil"/>
          <w:insideV w:val="nil"/>
        </w:tblBorders>
        <w:tblLayout w:type="fixed"/>
        <w:tblLook w:val="0600" w:firstRow="0" w:lastRow="0" w:firstColumn="0" w:lastColumn="0" w:noHBand="1" w:noVBand="1"/>
      </w:tblPr>
      <w:tblGrid>
        <w:gridCol w:w="810"/>
        <w:gridCol w:w="2340"/>
        <w:gridCol w:w="2970"/>
        <w:gridCol w:w="2970"/>
      </w:tblGrid>
      <w:tr w:rsidR="00612A99" w14:paraId="459D77EE" w14:textId="77777777" w:rsidTr="00741102">
        <w:trPr>
          <w:trHeight w:val="810"/>
          <w:tblHeader/>
        </w:trPr>
        <w:tc>
          <w:tcPr>
            <w:tcW w:w="81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7123A3C7"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34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7F4F0406"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155A4867"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43985263"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1576AE29" w14:textId="77777777" w:rsidTr="00741102">
        <w:trPr>
          <w:trHeight w:val="144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0EC8B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337EE59"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Ministry of Transport</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3BFB78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Lead ministry for mobility policy and regulation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CF199A8" w14:textId="77777777" w:rsidR="00612A99" w:rsidRDefault="00260BE9">
            <w:pPr>
              <w:jc w:val="both"/>
              <w:rPr>
                <w:rFonts w:ascii="Arial" w:eastAsia="Arial" w:hAnsi="Arial" w:cs="Arial"/>
                <w:sz w:val="24"/>
                <w:szCs w:val="24"/>
              </w:rPr>
            </w:pPr>
            <w:r>
              <w:rPr>
                <w:rFonts w:ascii="Arial" w:eastAsia="Arial" w:hAnsi="Arial" w:cs="Arial"/>
                <w:sz w:val="24"/>
                <w:szCs w:val="24"/>
              </w:rPr>
              <w:t>Eng. Lado Tombe Pitiya - Director General for Road Transport</w:t>
            </w:r>
          </w:p>
          <w:p w14:paraId="7BA0783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630493E" w14:textId="77777777" w:rsidR="00612A99" w:rsidRDefault="00260BE9">
            <w:pPr>
              <w:spacing w:after="0" w:line="276" w:lineRule="auto"/>
              <w:jc w:val="both"/>
              <w:rPr>
                <w:rFonts w:ascii="Arial" w:eastAsia="Arial" w:hAnsi="Arial" w:cs="Arial"/>
                <w:sz w:val="24"/>
                <w:szCs w:val="24"/>
              </w:rPr>
            </w:pPr>
            <w:hyperlink r:id="rId31">
              <w:r>
                <w:rPr>
                  <w:rFonts w:ascii="Arial" w:eastAsia="Arial" w:hAnsi="Arial" w:cs="Arial"/>
                  <w:color w:val="1155CC"/>
                  <w:sz w:val="24"/>
                  <w:szCs w:val="24"/>
                  <w:u w:val="single"/>
                </w:rPr>
                <w:t>ladotangun@gmail.com</w:t>
              </w:r>
            </w:hyperlink>
            <w:r>
              <w:rPr>
                <w:rFonts w:ascii="Arial" w:eastAsia="Arial" w:hAnsi="Arial" w:cs="Arial"/>
                <w:sz w:val="24"/>
                <w:szCs w:val="24"/>
              </w:rPr>
              <w:t xml:space="preserve"> </w:t>
            </w:r>
          </w:p>
        </w:tc>
      </w:tr>
      <w:tr w:rsidR="00612A99" w14:paraId="345DC61E" w14:textId="77777777" w:rsidTr="00741102">
        <w:trPr>
          <w:trHeight w:val="14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041E2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0A06A8E6"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Ministry of Energy &amp; Dams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C8A3F6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Integration of EV charging with national grid and renewable energy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EAED63E" w14:textId="77777777" w:rsidR="00612A99" w:rsidRDefault="00612A99">
            <w:pPr>
              <w:ind w:left="708"/>
              <w:jc w:val="both"/>
              <w:rPr>
                <w:rFonts w:ascii="Arial" w:eastAsia="Arial" w:hAnsi="Arial" w:cs="Arial"/>
                <w:sz w:val="24"/>
                <w:szCs w:val="24"/>
              </w:rPr>
            </w:pPr>
          </w:p>
        </w:tc>
      </w:tr>
      <w:tr w:rsidR="00612A99" w14:paraId="24204960" w14:textId="77777777" w:rsidTr="00741102">
        <w:trPr>
          <w:trHeight w:val="14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862C3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125B001E"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Ministry of Finance &amp; Planning</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82032F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Setting fiscal incentives, subsidies, and investment frameworks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6505D84" w14:textId="77777777" w:rsidR="00612A99" w:rsidRDefault="00612A99">
            <w:pPr>
              <w:ind w:left="708"/>
              <w:jc w:val="both"/>
              <w:rPr>
                <w:rFonts w:ascii="Arial" w:eastAsia="Arial" w:hAnsi="Arial" w:cs="Arial"/>
                <w:sz w:val="24"/>
                <w:szCs w:val="24"/>
              </w:rPr>
            </w:pPr>
          </w:p>
        </w:tc>
      </w:tr>
      <w:tr w:rsidR="00612A99" w14:paraId="1C9D56AB" w14:textId="77777777" w:rsidTr="00741102">
        <w:trPr>
          <w:trHeight w:val="20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ABB91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4</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27E8CA07"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Ministry of Environment &amp; Forestry</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89B2F2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Ensuring climate resilience and environmental safeguard standards and regulations are met and adhered to</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46BF4DB" w14:textId="77777777" w:rsidR="00612A99" w:rsidRDefault="00612A99">
            <w:pPr>
              <w:ind w:left="708"/>
              <w:jc w:val="both"/>
              <w:rPr>
                <w:rFonts w:ascii="Arial" w:eastAsia="Arial" w:hAnsi="Arial" w:cs="Arial"/>
                <w:sz w:val="24"/>
                <w:szCs w:val="24"/>
              </w:rPr>
            </w:pPr>
          </w:p>
        </w:tc>
      </w:tr>
      <w:tr w:rsidR="00612A99" w14:paraId="2D63983B" w14:textId="77777777" w:rsidTr="00741102">
        <w:trPr>
          <w:trHeight w:val="228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12A12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74BE515A"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Ministry of Roads &amp; Bridges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443DC4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Responsible for infrastructure planning and construction of EV‑ready roads and related ancillary structures.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A65C5D6" w14:textId="77777777" w:rsidR="00612A99" w:rsidRDefault="00612A99">
            <w:pPr>
              <w:ind w:left="708"/>
              <w:jc w:val="both"/>
              <w:rPr>
                <w:rFonts w:ascii="Arial" w:eastAsia="Arial" w:hAnsi="Arial" w:cs="Arial"/>
                <w:sz w:val="24"/>
                <w:szCs w:val="24"/>
              </w:rPr>
            </w:pPr>
          </w:p>
        </w:tc>
      </w:tr>
      <w:tr w:rsidR="00612A99" w14:paraId="4FA0276C" w14:textId="77777777" w:rsidTr="00741102">
        <w:trPr>
          <w:trHeight w:val="8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D3E21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B950084"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South Sudan Urban Development Authority</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E41AD5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Urban transport planning and zoning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8A36681" w14:textId="77777777" w:rsidR="00612A99" w:rsidRDefault="00612A99">
            <w:pPr>
              <w:ind w:left="708"/>
              <w:jc w:val="both"/>
              <w:rPr>
                <w:rFonts w:ascii="Arial" w:eastAsia="Arial" w:hAnsi="Arial" w:cs="Arial"/>
                <w:sz w:val="24"/>
                <w:szCs w:val="24"/>
              </w:rPr>
            </w:pPr>
          </w:p>
        </w:tc>
      </w:tr>
      <w:tr w:rsidR="00612A99" w14:paraId="662E1E37" w14:textId="77777777" w:rsidTr="00741102">
        <w:trPr>
          <w:trHeight w:val="8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53BC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1FA3A142"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Local bus and minibus operators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36E118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Fleet electrification</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0A35CDC" w14:textId="77777777" w:rsidR="00612A99" w:rsidRDefault="00612A99">
            <w:pPr>
              <w:ind w:left="708"/>
              <w:jc w:val="both"/>
              <w:rPr>
                <w:rFonts w:ascii="Arial" w:eastAsia="Arial" w:hAnsi="Arial" w:cs="Arial"/>
                <w:sz w:val="24"/>
                <w:szCs w:val="24"/>
              </w:rPr>
            </w:pPr>
          </w:p>
        </w:tc>
      </w:tr>
      <w:tr w:rsidR="00612A99" w14:paraId="58E44EEB" w14:textId="77777777" w:rsidTr="00741102">
        <w:trPr>
          <w:trHeight w:val="8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4A09F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8</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D6CDE03"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EV importers and distributors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48DE30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Supply chain and market development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24C018D" w14:textId="77777777" w:rsidR="00612A99" w:rsidRDefault="00612A99">
            <w:pPr>
              <w:ind w:left="708"/>
              <w:jc w:val="both"/>
              <w:rPr>
                <w:rFonts w:ascii="Arial" w:eastAsia="Arial" w:hAnsi="Arial" w:cs="Arial"/>
                <w:sz w:val="24"/>
                <w:szCs w:val="24"/>
              </w:rPr>
            </w:pPr>
          </w:p>
        </w:tc>
      </w:tr>
      <w:tr w:rsidR="00612A99" w14:paraId="4391593B" w14:textId="77777777" w:rsidTr="00741102">
        <w:trPr>
          <w:trHeight w:val="14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B47F4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2C830AC7"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Construction &amp; engineering firms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A413B2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Construction of charging stations and smart grid integration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38800BD" w14:textId="77777777" w:rsidR="00612A99" w:rsidRDefault="00612A99">
            <w:pPr>
              <w:ind w:left="708"/>
              <w:jc w:val="both"/>
              <w:rPr>
                <w:rFonts w:ascii="Arial" w:eastAsia="Arial" w:hAnsi="Arial" w:cs="Arial"/>
                <w:sz w:val="24"/>
                <w:szCs w:val="24"/>
              </w:rPr>
            </w:pPr>
          </w:p>
        </w:tc>
      </w:tr>
      <w:tr w:rsidR="00612A99" w14:paraId="1CED0E99" w14:textId="77777777" w:rsidTr="00741102">
        <w:trPr>
          <w:trHeight w:val="11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190EF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10</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E5FEE19"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Telecom companies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13E232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Setting up digital payment systems for e‑mobility services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7D7628F" w14:textId="77777777" w:rsidR="00612A99" w:rsidRDefault="00612A99">
            <w:pPr>
              <w:ind w:left="708"/>
              <w:jc w:val="both"/>
              <w:rPr>
                <w:rFonts w:ascii="Arial" w:eastAsia="Arial" w:hAnsi="Arial" w:cs="Arial"/>
                <w:sz w:val="24"/>
                <w:szCs w:val="24"/>
              </w:rPr>
            </w:pPr>
          </w:p>
        </w:tc>
      </w:tr>
      <w:tr w:rsidR="00612A99" w14:paraId="0149564F" w14:textId="77777777" w:rsidTr="00741102">
        <w:trPr>
          <w:trHeight w:val="8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55C6C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11</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EB830F6"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Universities &amp; technical institutes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B3B37B1"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Research, training, and innovation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9D4518D" w14:textId="77777777" w:rsidR="00612A99" w:rsidRDefault="00612A99">
            <w:pPr>
              <w:ind w:left="708"/>
              <w:jc w:val="both"/>
              <w:rPr>
                <w:rFonts w:ascii="Arial" w:eastAsia="Arial" w:hAnsi="Arial" w:cs="Arial"/>
                <w:sz w:val="24"/>
                <w:szCs w:val="24"/>
              </w:rPr>
            </w:pPr>
          </w:p>
        </w:tc>
      </w:tr>
      <w:tr w:rsidR="00612A99" w14:paraId="114CCE28" w14:textId="77777777" w:rsidTr="00741102">
        <w:trPr>
          <w:trHeight w:val="16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80BE2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12</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70B0959"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Transport unions &amp; associations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D728F6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Assisting in workforce transition and enforcement of safety standards among members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EF3FD65" w14:textId="77777777" w:rsidR="00612A99" w:rsidRDefault="00612A99">
            <w:pPr>
              <w:ind w:left="708"/>
              <w:jc w:val="both"/>
              <w:rPr>
                <w:rFonts w:ascii="Arial" w:eastAsia="Arial" w:hAnsi="Arial" w:cs="Arial"/>
                <w:sz w:val="24"/>
                <w:szCs w:val="24"/>
              </w:rPr>
            </w:pPr>
          </w:p>
        </w:tc>
      </w:tr>
      <w:tr w:rsidR="00612A99" w14:paraId="27EAC91A" w14:textId="77777777" w:rsidTr="00741102">
        <w:trPr>
          <w:trHeight w:val="168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8D8C6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13</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3511EC5" w14:textId="77777777" w:rsidR="00612A99" w:rsidRDefault="00260BE9">
            <w:pPr>
              <w:spacing w:after="0" w:line="276" w:lineRule="auto"/>
              <w:jc w:val="both"/>
              <w:rPr>
                <w:rFonts w:ascii="Arial" w:eastAsia="Arial" w:hAnsi="Arial" w:cs="Arial"/>
                <w:sz w:val="24"/>
                <w:szCs w:val="24"/>
              </w:rPr>
            </w:pPr>
            <w:r>
              <w:rPr>
                <w:rFonts w:ascii="Arial" w:eastAsia="Arial" w:hAnsi="Arial" w:cs="Arial"/>
                <w:b/>
                <w:bCs/>
                <w:sz w:val="24"/>
                <w:szCs w:val="24"/>
              </w:rPr>
              <w:t>Community groups &amp; NGOs</w:t>
            </w:r>
            <w:r>
              <w:rPr>
                <w:rFonts w:ascii="Arial" w:eastAsia="Arial" w:hAnsi="Arial" w:cs="Arial"/>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A1637F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Advocacy, public education and inclusion of women, youth, and vulnerable populations</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16EEF9A" w14:textId="77777777" w:rsidR="00612A99" w:rsidRDefault="00612A99">
            <w:pPr>
              <w:ind w:left="708"/>
              <w:jc w:val="both"/>
              <w:rPr>
                <w:rFonts w:ascii="Arial" w:eastAsia="Arial" w:hAnsi="Arial" w:cs="Arial"/>
                <w:sz w:val="24"/>
                <w:szCs w:val="24"/>
              </w:rPr>
            </w:pPr>
          </w:p>
        </w:tc>
      </w:tr>
      <w:tr w:rsidR="00612A99" w14:paraId="2D390DB4" w14:textId="77777777" w:rsidTr="00741102">
        <w:trPr>
          <w:trHeight w:val="5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31C255" w14:textId="77777777" w:rsidR="00612A99" w:rsidRDefault="00612A99">
            <w:pPr>
              <w:ind w:left="708"/>
              <w:jc w:val="both"/>
              <w:rPr>
                <w:rFonts w:ascii="Arial" w:eastAsia="Arial" w:hAnsi="Arial" w:cs="Arial"/>
                <w:sz w:val="24"/>
                <w:szCs w:val="24"/>
              </w:rPr>
            </w:pP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10F9398F"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 xml:space="preserve"> </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421CE0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FE9F3C1" w14:textId="77777777" w:rsidR="00612A99" w:rsidRDefault="00612A99">
            <w:pPr>
              <w:ind w:left="708"/>
              <w:jc w:val="both"/>
              <w:rPr>
                <w:rFonts w:ascii="Arial" w:eastAsia="Arial" w:hAnsi="Arial" w:cs="Arial"/>
                <w:sz w:val="24"/>
                <w:szCs w:val="24"/>
              </w:rPr>
            </w:pPr>
          </w:p>
        </w:tc>
      </w:tr>
    </w:tbl>
    <w:p w14:paraId="00CF7D0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32FBFF5C" w14:textId="77777777" w:rsidR="00612A99" w:rsidRDefault="00260BE9" w:rsidP="00741102">
      <w:pPr>
        <w:pStyle w:val="ListParagraph"/>
        <w:numPr>
          <w:ilvl w:val="2"/>
          <w:numId w:val="6"/>
        </w:numPr>
        <w:spacing w:line="276" w:lineRule="auto"/>
        <w:ind w:hanging="360"/>
        <w:jc w:val="both"/>
        <w:rPr>
          <w:rFonts w:ascii="Arial" w:eastAsia="Arial" w:hAnsi="Arial" w:cs="Arial"/>
          <w:b/>
          <w:bCs/>
          <w:sz w:val="24"/>
          <w:szCs w:val="24"/>
        </w:rPr>
      </w:pPr>
      <w:r>
        <w:rPr>
          <w:rFonts w:ascii="Arial" w:eastAsia="Arial" w:hAnsi="Arial" w:cs="Arial"/>
          <w:b/>
          <w:bCs/>
          <w:sz w:val="24"/>
          <w:szCs w:val="24"/>
        </w:rPr>
        <w:t>The United Republic of Tanzania</w:t>
      </w:r>
    </w:p>
    <w:tbl>
      <w:tblPr>
        <w:tblStyle w:val="aa"/>
        <w:tblW w:w="9090" w:type="dxa"/>
        <w:tblInd w:w="802" w:type="dxa"/>
        <w:tblBorders>
          <w:top w:val="nil"/>
          <w:left w:val="nil"/>
          <w:bottom w:val="nil"/>
          <w:right w:val="nil"/>
          <w:insideH w:val="nil"/>
          <w:insideV w:val="nil"/>
        </w:tblBorders>
        <w:tblLayout w:type="fixed"/>
        <w:tblLook w:val="0600" w:firstRow="0" w:lastRow="0" w:firstColumn="0" w:lastColumn="0" w:noHBand="1" w:noVBand="1"/>
      </w:tblPr>
      <w:tblGrid>
        <w:gridCol w:w="810"/>
        <w:gridCol w:w="2340"/>
        <w:gridCol w:w="2970"/>
        <w:gridCol w:w="2970"/>
      </w:tblGrid>
      <w:tr w:rsidR="00612A99" w14:paraId="617AF1D7" w14:textId="77777777" w:rsidTr="00AF28EB">
        <w:trPr>
          <w:trHeight w:val="1110"/>
          <w:tblHeader/>
        </w:trPr>
        <w:tc>
          <w:tcPr>
            <w:tcW w:w="81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08803E66"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34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3AE68318"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383FFC1C"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09B78BCD"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3E727600" w14:textId="77777777" w:rsidTr="00AF28EB">
        <w:trPr>
          <w:trHeight w:val="279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9CB20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4A677A9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Ministry of Transport</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ED77CF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Sector ministry in charge of e-mobility policy</w:t>
            </w: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BE34A0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Augustino Andrew Kambi</w:t>
            </w:r>
          </w:p>
          <w:p w14:paraId="499BF770"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7F70580E" w14:textId="77777777" w:rsidR="00612A99" w:rsidRDefault="00260BE9">
            <w:pPr>
              <w:spacing w:after="0" w:line="276" w:lineRule="auto"/>
              <w:jc w:val="both"/>
              <w:rPr>
                <w:rFonts w:ascii="Arial" w:eastAsia="Arial" w:hAnsi="Arial" w:cs="Arial"/>
                <w:sz w:val="24"/>
                <w:szCs w:val="24"/>
              </w:rPr>
            </w:pPr>
            <w:hyperlink r:id="rId32">
              <w:r>
                <w:rPr>
                  <w:rFonts w:ascii="Arial" w:eastAsia="Arial" w:hAnsi="Arial" w:cs="Arial"/>
                  <w:color w:val="1155CC"/>
                  <w:sz w:val="24"/>
                  <w:szCs w:val="24"/>
                  <w:u w:val="single"/>
                </w:rPr>
                <w:t>kambi.augustino@uchukuzi.go.tz</w:t>
              </w:r>
            </w:hyperlink>
            <w:r>
              <w:rPr>
                <w:rFonts w:ascii="Arial" w:eastAsia="Arial" w:hAnsi="Arial" w:cs="Arial"/>
                <w:sz w:val="24"/>
                <w:szCs w:val="24"/>
              </w:rPr>
              <w:t xml:space="preserve"> </w:t>
            </w:r>
          </w:p>
          <w:p w14:paraId="13EEFF2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2BF74ED" w14:textId="77777777" w:rsidR="00612A99" w:rsidRDefault="00260BE9">
            <w:pPr>
              <w:spacing w:after="0" w:line="276" w:lineRule="auto"/>
              <w:jc w:val="both"/>
              <w:rPr>
                <w:rFonts w:ascii="Arial" w:eastAsia="Arial" w:hAnsi="Arial" w:cs="Arial"/>
                <w:b/>
                <w:bCs/>
                <w:color w:val="37BEFF"/>
                <w:sz w:val="21"/>
                <w:szCs w:val="21"/>
                <w:shd w:val="clear" w:color="auto" w:fill="374549"/>
              </w:rPr>
            </w:pPr>
            <w:r>
              <w:rPr>
                <w:rFonts w:ascii="Arial" w:eastAsia="Arial" w:hAnsi="Arial" w:cs="Arial"/>
                <w:b/>
                <w:bCs/>
                <w:color w:val="37BEFF"/>
                <w:sz w:val="21"/>
                <w:szCs w:val="21"/>
                <w:shd w:val="clear" w:color="auto" w:fill="374549"/>
              </w:rPr>
              <w:t xml:space="preserve"> </w:t>
            </w:r>
          </w:p>
          <w:p w14:paraId="15F5884F" w14:textId="77777777" w:rsidR="00612A99" w:rsidRDefault="00260BE9">
            <w:pPr>
              <w:spacing w:after="0" w:line="276" w:lineRule="auto"/>
              <w:jc w:val="both"/>
              <w:rPr>
                <w:rFonts w:ascii="Arial" w:eastAsia="Arial" w:hAnsi="Arial" w:cs="Arial"/>
                <w:b/>
                <w:bCs/>
                <w:color w:val="37BEFF"/>
                <w:sz w:val="21"/>
                <w:szCs w:val="21"/>
                <w:shd w:val="clear" w:color="auto" w:fill="374549"/>
              </w:rPr>
            </w:pPr>
            <w:r>
              <w:rPr>
                <w:rFonts w:ascii="Arial" w:eastAsia="Arial" w:hAnsi="Arial" w:cs="Arial"/>
                <w:b/>
                <w:bCs/>
                <w:color w:val="37BEFF"/>
                <w:sz w:val="21"/>
                <w:szCs w:val="21"/>
                <w:shd w:val="clear" w:color="auto" w:fill="374549"/>
              </w:rPr>
              <w:t xml:space="preserve"> </w:t>
            </w:r>
          </w:p>
          <w:p w14:paraId="077AFAD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13F6EB0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02A2E68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tc>
      </w:tr>
      <w:tr w:rsidR="00612A99" w14:paraId="01F45987"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25B73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9F39CD0"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1D3C8DB"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4CD459C" w14:textId="77777777" w:rsidR="00612A99" w:rsidRDefault="00612A99">
            <w:pPr>
              <w:ind w:left="708"/>
              <w:jc w:val="both"/>
              <w:rPr>
                <w:rFonts w:ascii="Arial" w:eastAsia="Arial" w:hAnsi="Arial" w:cs="Arial"/>
                <w:sz w:val="24"/>
                <w:szCs w:val="24"/>
              </w:rPr>
            </w:pPr>
          </w:p>
        </w:tc>
      </w:tr>
      <w:tr w:rsidR="00612A99" w14:paraId="58699BF5"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1B3A3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2D95A70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1358DDC"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E90145A" w14:textId="77777777" w:rsidR="00612A99" w:rsidRDefault="00612A99">
            <w:pPr>
              <w:ind w:left="708"/>
              <w:jc w:val="both"/>
              <w:rPr>
                <w:rFonts w:ascii="Arial" w:eastAsia="Arial" w:hAnsi="Arial" w:cs="Arial"/>
                <w:sz w:val="24"/>
                <w:szCs w:val="24"/>
              </w:rPr>
            </w:pPr>
          </w:p>
        </w:tc>
      </w:tr>
      <w:tr w:rsidR="00612A99" w14:paraId="7651990E"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90E8F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4</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046E35C"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A8D3C22"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748938F" w14:textId="77777777" w:rsidR="00612A99" w:rsidRDefault="00612A99">
            <w:pPr>
              <w:ind w:left="708"/>
              <w:jc w:val="both"/>
              <w:rPr>
                <w:rFonts w:ascii="Arial" w:eastAsia="Arial" w:hAnsi="Arial" w:cs="Arial"/>
                <w:sz w:val="24"/>
                <w:szCs w:val="24"/>
              </w:rPr>
            </w:pPr>
          </w:p>
        </w:tc>
      </w:tr>
      <w:tr w:rsidR="00612A99" w14:paraId="76D112E2"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69B28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5</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78F3F72E"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25E9ABE"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2634EC1" w14:textId="77777777" w:rsidR="00612A99" w:rsidRDefault="00612A99">
            <w:pPr>
              <w:ind w:left="708"/>
              <w:jc w:val="both"/>
              <w:rPr>
                <w:rFonts w:ascii="Arial" w:eastAsia="Arial" w:hAnsi="Arial" w:cs="Arial"/>
                <w:sz w:val="24"/>
                <w:szCs w:val="24"/>
              </w:rPr>
            </w:pPr>
          </w:p>
        </w:tc>
      </w:tr>
      <w:tr w:rsidR="00612A99" w14:paraId="2C48C209"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CE60F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6</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016A96C3"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1265EB3"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80BEB24" w14:textId="77777777" w:rsidR="00612A99" w:rsidRDefault="00612A99">
            <w:pPr>
              <w:ind w:left="708"/>
              <w:jc w:val="both"/>
              <w:rPr>
                <w:rFonts w:ascii="Arial" w:eastAsia="Arial" w:hAnsi="Arial" w:cs="Arial"/>
                <w:sz w:val="24"/>
                <w:szCs w:val="24"/>
              </w:rPr>
            </w:pPr>
          </w:p>
        </w:tc>
      </w:tr>
      <w:tr w:rsidR="00612A99" w14:paraId="70191E5B"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4893B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415768A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157EAF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4DF2848" w14:textId="77777777" w:rsidR="00612A99" w:rsidRDefault="00612A99">
            <w:pPr>
              <w:ind w:left="708"/>
              <w:jc w:val="both"/>
              <w:rPr>
                <w:rFonts w:ascii="Arial" w:eastAsia="Arial" w:hAnsi="Arial" w:cs="Arial"/>
                <w:sz w:val="24"/>
                <w:szCs w:val="24"/>
              </w:rPr>
            </w:pPr>
          </w:p>
        </w:tc>
      </w:tr>
      <w:tr w:rsidR="00612A99" w14:paraId="4E97631B"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AE7ED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8</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574512F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FF64AAE"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69BB5B9" w14:textId="77777777" w:rsidR="00612A99" w:rsidRDefault="00612A99">
            <w:pPr>
              <w:ind w:left="708"/>
              <w:jc w:val="both"/>
              <w:rPr>
                <w:rFonts w:ascii="Arial" w:eastAsia="Arial" w:hAnsi="Arial" w:cs="Arial"/>
                <w:sz w:val="24"/>
                <w:szCs w:val="24"/>
              </w:rPr>
            </w:pPr>
          </w:p>
        </w:tc>
      </w:tr>
      <w:tr w:rsidR="00612A99" w14:paraId="45A01C4F"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C1E80A"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49EF8A52"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59A389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879D9AB" w14:textId="77777777" w:rsidR="00612A99" w:rsidRDefault="00612A99">
            <w:pPr>
              <w:ind w:left="708"/>
              <w:jc w:val="both"/>
              <w:rPr>
                <w:rFonts w:ascii="Arial" w:eastAsia="Arial" w:hAnsi="Arial" w:cs="Arial"/>
                <w:sz w:val="24"/>
                <w:szCs w:val="24"/>
              </w:rPr>
            </w:pPr>
          </w:p>
        </w:tc>
      </w:tr>
      <w:tr w:rsidR="00612A99" w14:paraId="7FED09FD"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6ADC7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10</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0988BE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73D2D55"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1010A17" w14:textId="77777777" w:rsidR="00612A99" w:rsidRDefault="00612A99">
            <w:pPr>
              <w:ind w:left="708"/>
              <w:jc w:val="both"/>
              <w:rPr>
                <w:rFonts w:ascii="Arial" w:eastAsia="Arial" w:hAnsi="Arial" w:cs="Arial"/>
                <w:sz w:val="24"/>
                <w:szCs w:val="24"/>
              </w:rPr>
            </w:pPr>
          </w:p>
        </w:tc>
      </w:tr>
    </w:tbl>
    <w:p w14:paraId="43A535D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340FF1A5" w14:textId="77777777" w:rsidR="00612A99" w:rsidRDefault="00260BE9" w:rsidP="00AF28EB">
      <w:pPr>
        <w:pStyle w:val="ListParagraph"/>
        <w:numPr>
          <w:ilvl w:val="2"/>
          <w:numId w:val="6"/>
        </w:numPr>
        <w:spacing w:line="276" w:lineRule="auto"/>
        <w:ind w:hanging="360"/>
        <w:jc w:val="both"/>
        <w:rPr>
          <w:rFonts w:ascii="Arial" w:eastAsia="Arial" w:hAnsi="Arial" w:cs="Arial"/>
          <w:b/>
          <w:bCs/>
          <w:sz w:val="24"/>
          <w:szCs w:val="24"/>
        </w:rPr>
      </w:pPr>
      <w:r>
        <w:rPr>
          <w:rFonts w:ascii="Arial" w:eastAsia="Arial" w:hAnsi="Arial" w:cs="Arial"/>
          <w:b/>
          <w:bCs/>
          <w:sz w:val="24"/>
          <w:szCs w:val="24"/>
        </w:rPr>
        <w:t>Republic of Uganda</w:t>
      </w:r>
    </w:p>
    <w:tbl>
      <w:tblPr>
        <w:tblStyle w:val="ab"/>
        <w:tblW w:w="9090" w:type="dxa"/>
        <w:tblInd w:w="802" w:type="dxa"/>
        <w:tblBorders>
          <w:top w:val="nil"/>
          <w:left w:val="nil"/>
          <w:bottom w:val="nil"/>
          <w:right w:val="nil"/>
          <w:insideH w:val="nil"/>
          <w:insideV w:val="nil"/>
        </w:tblBorders>
        <w:tblLayout w:type="fixed"/>
        <w:tblLook w:val="0600" w:firstRow="0" w:lastRow="0" w:firstColumn="0" w:lastColumn="0" w:noHBand="1" w:noVBand="1"/>
      </w:tblPr>
      <w:tblGrid>
        <w:gridCol w:w="810"/>
        <w:gridCol w:w="2340"/>
        <w:gridCol w:w="2970"/>
        <w:gridCol w:w="2970"/>
      </w:tblGrid>
      <w:tr w:rsidR="00612A99" w14:paraId="2104C2A1" w14:textId="77777777" w:rsidTr="00AF28EB">
        <w:trPr>
          <w:trHeight w:val="810"/>
          <w:tblHeader/>
        </w:trPr>
        <w:tc>
          <w:tcPr>
            <w:tcW w:w="810" w:type="dxa"/>
            <w:tcBorders>
              <w:top w:val="single" w:sz="6" w:space="0" w:color="000000"/>
              <w:left w:val="single" w:sz="6" w:space="0" w:color="000000"/>
              <w:bottom w:val="single" w:sz="6" w:space="0" w:color="000000"/>
              <w:right w:val="single" w:sz="6" w:space="0" w:color="000000"/>
            </w:tcBorders>
            <w:shd w:val="clear" w:color="auto" w:fill="00FFFF"/>
            <w:tcMar>
              <w:top w:w="100" w:type="dxa"/>
              <w:left w:w="100" w:type="dxa"/>
              <w:bottom w:w="100" w:type="dxa"/>
              <w:right w:w="100" w:type="dxa"/>
            </w:tcMar>
          </w:tcPr>
          <w:p w14:paraId="62B60DAC"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No</w:t>
            </w:r>
          </w:p>
        </w:tc>
        <w:tc>
          <w:tcPr>
            <w:tcW w:w="234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7D376B4E"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Name and address of the institution</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521C77C9"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Role in the Assignment</w:t>
            </w:r>
          </w:p>
        </w:tc>
        <w:tc>
          <w:tcPr>
            <w:tcW w:w="2970" w:type="dxa"/>
            <w:tcBorders>
              <w:top w:val="single" w:sz="6" w:space="0" w:color="000000"/>
              <w:left w:val="nil"/>
              <w:bottom w:val="single" w:sz="6" w:space="0" w:color="000000"/>
              <w:right w:val="single" w:sz="6" w:space="0" w:color="000000"/>
            </w:tcBorders>
            <w:shd w:val="clear" w:color="auto" w:fill="00FFFF"/>
            <w:tcMar>
              <w:top w:w="100" w:type="dxa"/>
              <w:left w:w="100" w:type="dxa"/>
              <w:bottom w:w="100" w:type="dxa"/>
              <w:right w:w="100" w:type="dxa"/>
            </w:tcMar>
          </w:tcPr>
          <w:p w14:paraId="292C3BF4" w14:textId="77777777" w:rsidR="00612A99" w:rsidRDefault="00260BE9">
            <w:pPr>
              <w:spacing w:after="0" w:line="276" w:lineRule="auto"/>
              <w:jc w:val="both"/>
              <w:rPr>
                <w:rFonts w:ascii="Arial" w:eastAsia="Arial" w:hAnsi="Arial" w:cs="Arial"/>
                <w:b/>
                <w:bCs/>
                <w:sz w:val="24"/>
                <w:szCs w:val="24"/>
              </w:rPr>
            </w:pPr>
            <w:r>
              <w:rPr>
                <w:rFonts w:ascii="Arial" w:eastAsia="Arial" w:hAnsi="Arial" w:cs="Arial"/>
                <w:b/>
                <w:bCs/>
                <w:sz w:val="24"/>
                <w:szCs w:val="24"/>
              </w:rPr>
              <w:t>Contact person and e-mail address</w:t>
            </w:r>
          </w:p>
        </w:tc>
      </w:tr>
      <w:tr w:rsidR="00612A99" w14:paraId="6946915C" w14:textId="77777777" w:rsidTr="00AF28EB">
        <w:trPr>
          <w:trHeight w:val="2310"/>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AB5CC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1F13F4CC"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BA30528"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1809C193"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Kharim Kibuuka</w:t>
            </w:r>
          </w:p>
          <w:p w14:paraId="4953E969"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332E4626" w14:textId="77777777" w:rsidR="00612A99" w:rsidRDefault="00260BE9">
            <w:pPr>
              <w:spacing w:after="0" w:line="276" w:lineRule="auto"/>
              <w:jc w:val="both"/>
              <w:rPr>
                <w:rFonts w:ascii="Arial" w:eastAsia="Arial" w:hAnsi="Arial" w:cs="Arial"/>
                <w:sz w:val="24"/>
                <w:szCs w:val="24"/>
              </w:rPr>
            </w:pPr>
            <w:hyperlink r:id="rId33">
              <w:r>
                <w:rPr>
                  <w:rFonts w:ascii="Arial" w:eastAsia="Arial" w:hAnsi="Arial" w:cs="Arial"/>
                  <w:color w:val="1155CC"/>
                  <w:sz w:val="24"/>
                  <w:szCs w:val="24"/>
                  <w:u w:val="single"/>
                </w:rPr>
                <w:t>karim50kib@yahoo.com</w:t>
              </w:r>
            </w:hyperlink>
            <w:r>
              <w:rPr>
                <w:rFonts w:ascii="Arial" w:eastAsia="Arial" w:hAnsi="Arial" w:cs="Arial"/>
                <w:sz w:val="24"/>
                <w:szCs w:val="24"/>
              </w:rPr>
              <w:t xml:space="preserve"> </w:t>
            </w:r>
          </w:p>
          <w:p w14:paraId="1145F3F4"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43AC8A71"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Immaculate</w:t>
            </w:r>
          </w:p>
          <w:p w14:paraId="4D47F0BC"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 xml:space="preserve"> </w:t>
            </w:r>
          </w:p>
          <w:p w14:paraId="5BEB3469" w14:textId="77777777" w:rsidR="00612A99" w:rsidRDefault="00260BE9">
            <w:pPr>
              <w:spacing w:after="0" w:line="276" w:lineRule="auto"/>
              <w:jc w:val="both"/>
              <w:rPr>
                <w:rFonts w:ascii="Arial" w:eastAsia="Arial" w:hAnsi="Arial" w:cs="Arial"/>
                <w:sz w:val="24"/>
                <w:szCs w:val="24"/>
              </w:rPr>
            </w:pPr>
            <w:hyperlink r:id="rId34">
              <w:r>
                <w:rPr>
                  <w:rFonts w:ascii="Arial" w:eastAsia="Arial" w:hAnsi="Arial" w:cs="Arial"/>
                  <w:color w:val="1155CC"/>
                  <w:sz w:val="24"/>
                  <w:szCs w:val="24"/>
                  <w:u w:val="single"/>
                </w:rPr>
                <w:t>immynyamzy@yahoo.com</w:t>
              </w:r>
            </w:hyperlink>
            <w:r>
              <w:rPr>
                <w:rFonts w:ascii="Arial" w:eastAsia="Arial" w:hAnsi="Arial" w:cs="Arial"/>
                <w:sz w:val="24"/>
                <w:szCs w:val="24"/>
              </w:rPr>
              <w:t xml:space="preserve"> </w:t>
            </w:r>
          </w:p>
        </w:tc>
      </w:tr>
      <w:tr w:rsidR="00612A99" w14:paraId="37197E1D"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4361D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2</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5B0E6D9E"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3903CC9"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F78C48F" w14:textId="77777777" w:rsidR="00612A99" w:rsidRDefault="00612A99">
            <w:pPr>
              <w:ind w:left="708"/>
              <w:jc w:val="both"/>
              <w:rPr>
                <w:rFonts w:ascii="Arial" w:eastAsia="Arial" w:hAnsi="Arial" w:cs="Arial"/>
                <w:sz w:val="24"/>
                <w:szCs w:val="24"/>
              </w:rPr>
            </w:pPr>
          </w:p>
        </w:tc>
      </w:tr>
      <w:tr w:rsidR="00612A99" w14:paraId="488A011D"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07E20B"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3</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1177B31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81E2CD5"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8AAB90C" w14:textId="77777777" w:rsidR="00612A99" w:rsidRDefault="00612A99">
            <w:pPr>
              <w:ind w:left="708"/>
              <w:jc w:val="both"/>
              <w:rPr>
                <w:rFonts w:ascii="Arial" w:eastAsia="Arial" w:hAnsi="Arial" w:cs="Arial"/>
                <w:sz w:val="24"/>
                <w:szCs w:val="24"/>
              </w:rPr>
            </w:pPr>
          </w:p>
        </w:tc>
      </w:tr>
      <w:tr w:rsidR="00612A99" w14:paraId="52606D66"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5983D5"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4</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12237B7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6444C15"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527C940" w14:textId="77777777" w:rsidR="00612A99" w:rsidRDefault="00612A99">
            <w:pPr>
              <w:ind w:left="708"/>
              <w:jc w:val="both"/>
              <w:rPr>
                <w:rFonts w:ascii="Arial" w:eastAsia="Arial" w:hAnsi="Arial" w:cs="Arial"/>
                <w:sz w:val="24"/>
                <w:szCs w:val="24"/>
              </w:rPr>
            </w:pPr>
          </w:p>
        </w:tc>
      </w:tr>
      <w:tr w:rsidR="00612A99" w14:paraId="43ADDB27"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51B107"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5</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5101449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8B22A8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61661AC" w14:textId="77777777" w:rsidR="00612A99" w:rsidRDefault="00612A99">
            <w:pPr>
              <w:ind w:left="708"/>
              <w:jc w:val="both"/>
              <w:rPr>
                <w:rFonts w:ascii="Arial" w:eastAsia="Arial" w:hAnsi="Arial" w:cs="Arial"/>
                <w:sz w:val="24"/>
                <w:szCs w:val="24"/>
              </w:rPr>
            </w:pPr>
          </w:p>
        </w:tc>
      </w:tr>
      <w:tr w:rsidR="00612A99" w14:paraId="01AF3AB6"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BD2E92"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lastRenderedPageBreak/>
              <w:t>6</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17B09B3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6D3F505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0F9FEC3" w14:textId="77777777" w:rsidR="00612A99" w:rsidRDefault="00612A99">
            <w:pPr>
              <w:ind w:left="708"/>
              <w:jc w:val="both"/>
              <w:rPr>
                <w:rFonts w:ascii="Arial" w:eastAsia="Arial" w:hAnsi="Arial" w:cs="Arial"/>
                <w:sz w:val="24"/>
                <w:szCs w:val="24"/>
              </w:rPr>
            </w:pPr>
          </w:p>
        </w:tc>
      </w:tr>
      <w:tr w:rsidR="00612A99" w14:paraId="44BD4819"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6C109D"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7</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5EC62F3A"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40EACE4"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720BAB73" w14:textId="77777777" w:rsidR="00612A99" w:rsidRDefault="00612A99">
            <w:pPr>
              <w:ind w:left="708"/>
              <w:jc w:val="both"/>
              <w:rPr>
                <w:rFonts w:ascii="Arial" w:eastAsia="Arial" w:hAnsi="Arial" w:cs="Arial"/>
                <w:sz w:val="24"/>
                <w:szCs w:val="24"/>
              </w:rPr>
            </w:pPr>
          </w:p>
        </w:tc>
      </w:tr>
      <w:tr w:rsidR="00612A99" w14:paraId="630A7E52"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83C186"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8</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55A3EE5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CFC914D"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505EE1D5" w14:textId="77777777" w:rsidR="00612A99" w:rsidRDefault="00612A99">
            <w:pPr>
              <w:ind w:left="708"/>
              <w:jc w:val="both"/>
              <w:rPr>
                <w:rFonts w:ascii="Arial" w:eastAsia="Arial" w:hAnsi="Arial" w:cs="Arial"/>
                <w:sz w:val="24"/>
                <w:szCs w:val="24"/>
              </w:rPr>
            </w:pPr>
          </w:p>
        </w:tc>
      </w:tr>
      <w:tr w:rsidR="00612A99" w14:paraId="4B020BB7"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9CF6BE"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9</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4B2A08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43C53C26"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00A1673C" w14:textId="77777777" w:rsidR="00612A99" w:rsidRDefault="00612A99">
            <w:pPr>
              <w:ind w:left="708"/>
              <w:jc w:val="both"/>
              <w:rPr>
                <w:rFonts w:ascii="Arial" w:eastAsia="Arial" w:hAnsi="Arial" w:cs="Arial"/>
                <w:sz w:val="24"/>
                <w:szCs w:val="24"/>
              </w:rPr>
            </w:pPr>
          </w:p>
        </w:tc>
      </w:tr>
      <w:tr w:rsidR="00612A99" w14:paraId="50FBB682" w14:textId="77777777" w:rsidTr="00AF28EB">
        <w:trPr>
          <w:trHeight w:val="495"/>
        </w:trPr>
        <w:tc>
          <w:tcPr>
            <w:tcW w:w="8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8837AF" w14:textId="77777777" w:rsidR="00612A99" w:rsidRDefault="00260BE9">
            <w:pPr>
              <w:spacing w:after="0" w:line="276" w:lineRule="auto"/>
              <w:jc w:val="both"/>
              <w:rPr>
                <w:rFonts w:ascii="Arial" w:eastAsia="Arial" w:hAnsi="Arial" w:cs="Arial"/>
                <w:sz w:val="24"/>
                <w:szCs w:val="24"/>
              </w:rPr>
            </w:pPr>
            <w:r>
              <w:rPr>
                <w:rFonts w:ascii="Arial" w:eastAsia="Arial" w:hAnsi="Arial" w:cs="Arial"/>
                <w:sz w:val="24"/>
                <w:szCs w:val="24"/>
              </w:rPr>
              <w:t>10</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0CCD0F77"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31D7085F" w14:textId="77777777" w:rsidR="00612A99" w:rsidRDefault="00612A99">
            <w:pPr>
              <w:ind w:left="708"/>
              <w:jc w:val="both"/>
              <w:rPr>
                <w:rFonts w:ascii="Arial" w:eastAsia="Arial" w:hAnsi="Arial" w:cs="Arial"/>
                <w:sz w:val="24"/>
                <w:szCs w:val="24"/>
              </w:rPr>
            </w:pPr>
          </w:p>
        </w:tc>
        <w:tc>
          <w:tcPr>
            <w:tcW w:w="2970" w:type="dxa"/>
            <w:tcBorders>
              <w:top w:val="nil"/>
              <w:left w:val="nil"/>
              <w:bottom w:val="single" w:sz="6" w:space="0" w:color="000000"/>
              <w:right w:val="single" w:sz="6" w:space="0" w:color="000000"/>
            </w:tcBorders>
            <w:tcMar>
              <w:top w:w="100" w:type="dxa"/>
              <w:left w:w="100" w:type="dxa"/>
              <w:bottom w:w="100" w:type="dxa"/>
              <w:right w:w="100" w:type="dxa"/>
            </w:tcMar>
          </w:tcPr>
          <w:p w14:paraId="2168EA92" w14:textId="77777777" w:rsidR="00612A99" w:rsidRDefault="00612A99">
            <w:pPr>
              <w:ind w:left="708"/>
              <w:jc w:val="both"/>
              <w:rPr>
                <w:rFonts w:ascii="Arial" w:eastAsia="Arial" w:hAnsi="Arial" w:cs="Arial"/>
                <w:sz w:val="24"/>
                <w:szCs w:val="24"/>
              </w:rPr>
            </w:pPr>
          </w:p>
        </w:tc>
      </w:tr>
    </w:tbl>
    <w:p w14:paraId="63958067" w14:textId="77777777" w:rsidR="00612A99" w:rsidRDefault="00260BE9">
      <w:pPr>
        <w:jc w:val="both"/>
        <w:rPr>
          <w:rFonts w:ascii="Arial" w:eastAsia="Arial" w:hAnsi="Arial" w:cs="Arial"/>
          <w:b/>
          <w:bCs/>
          <w:sz w:val="24"/>
          <w:szCs w:val="24"/>
        </w:rPr>
      </w:pPr>
      <w:r>
        <w:rPr>
          <w:rFonts w:ascii="Arial" w:eastAsia="Arial" w:hAnsi="Arial" w:cs="Arial"/>
          <w:b/>
          <w:bCs/>
          <w:sz w:val="24"/>
          <w:szCs w:val="24"/>
        </w:rPr>
        <w:t xml:space="preserve"> </w:t>
      </w:r>
    </w:p>
    <w:p w14:paraId="796BCDD3" w14:textId="77777777" w:rsidR="00612A99" w:rsidRDefault="00260BE9" w:rsidP="00F25CEF">
      <w:pPr>
        <w:pStyle w:val="Heading1"/>
        <w:numPr>
          <w:ilvl w:val="0"/>
          <w:numId w:val="6"/>
        </w:numPr>
        <w:pBdr>
          <w:top w:val="nil"/>
          <w:left w:val="nil"/>
          <w:bottom w:val="nil"/>
          <w:right w:val="nil"/>
          <w:between w:val="nil"/>
        </w:pBdr>
        <w:ind w:hanging="720"/>
      </w:pPr>
      <w:bookmarkStart w:id="666" w:name="_Toc241584381"/>
      <w:r>
        <w:t>DRAFT EAC REGIONAL E-MOBILITY STRATEGY AND POLICY</w:t>
      </w:r>
      <w:bookmarkEnd w:id="666"/>
    </w:p>
    <w:p w14:paraId="37C412C3"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Upon completion and acceptance of the Diagnostic Study Report the consultant will prepare the </w:t>
      </w:r>
      <w:commentRangeStart w:id="667"/>
      <w:r>
        <w:rPr>
          <w:rFonts w:ascii="Arial" w:eastAsia="Arial" w:hAnsi="Arial" w:cs="Arial"/>
          <w:sz w:val="24"/>
          <w:szCs w:val="24"/>
        </w:rPr>
        <w:t>policy framework</w:t>
      </w:r>
      <w:commentRangeEnd w:id="667"/>
      <w:r w:rsidR="002C7B23">
        <w:rPr>
          <w:rStyle w:val="CommentReference"/>
          <w:rFonts w:ascii="Arial" w:eastAsia="Arial" w:hAnsi="Arial" w:cs="Arial"/>
          <w:sz w:val="24"/>
          <w:szCs w:val="24"/>
        </w:rPr>
        <w:commentReference w:id="667"/>
      </w:r>
      <w:r>
        <w:rPr>
          <w:rFonts w:ascii="Arial" w:eastAsia="Arial" w:hAnsi="Arial" w:cs="Arial"/>
          <w:sz w:val="24"/>
          <w:szCs w:val="24"/>
        </w:rPr>
        <w:t>. This framework will be developed in thematic areas through analysis of the situation in each country in a horizontal matrix and then proposing the most appropriate parameters to adopt for the region. The selection could be the most robust of all</w:t>
      </w:r>
      <w:r>
        <w:rPr>
          <w:rFonts w:ascii="Arial" w:eastAsia="Arial" w:hAnsi="Arial" w:cs="Arial"/>
          <w:sz w:val="26"/>
          <w:szCs w:val="26"/>
        </w:rPr>
        <w:t xml:space="preserve"> or in the absence of a suitable local parameter, adoption of the continental or global </w:t>
      </w:r>
      <w:r>
        <w:rPr>
          <w:rFonts w:ascii="Arial" w:eastAsia="Arial" w:hAnsi="Arial" w:cs="Arial"/>
          <w:sz w:val="24"/>
          <w:szCs w:val="24"/>
        </w:rPr>
        <w:t xml:space="preserve">recommendations will be advised. The thematic areas will be found in the diagnostic report and from suggestions from stakeholders. </w:t>
      </w:r>
    </w:p>
    <w:p w14:paraId="78108719" w14:textId="77777777" w:rsidR="00612A99" w:rsidRDefault="00260BE9">
      <w:pPr>
        <w:ind w:left="720"/>
        <w:jc w:val="both"/>
        <w:rPr>
          <w:rFonts w:ascii="Arial" w:eastAsia="Arial" w:hAnsi="Arial" w:cs="Arial"/>
          <w:sz w:val="24"/>
          <w:szCs w:val="24"/>
        </w:rPr>
      </w:pPr>
      <w:r>
        <w:rPr>
          <w:rFonts w:ascii="Arial" w:eastAsia="Arial" w:hAnsi="Arial" w:cs="Arial"/>
          <w:sz w:val="24"/>
          <w:szCs w:val="24"/>
        </w:rPr>
        <w:t>The contents of the diagnostic report must be credible and, therefore, should be based on firm evidence. In this regard, any data collected will be corroborated by the national focal points before inclusion in the draft and final reports.</w:t>
      </w:r>
    </w:p>
    <w:p w14:paraId="2D1BB621"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The development of the draft policy will be carried out simultaneously with the preparation of a </w:t>
      </w:r>
      <w:commentRangeStart w:id="668"/>
      <w:r>
        <w:rPr>
          <w:rFonts w:ascii="Arial" w:eastAsia="Arial" w:hAnsi="Arial" w:cs="Arial"/>
          <w:sz w:val="24"/>
          <w:szCs w:val="24"/>
        </w:rPr>
        <w:t xml:space="preserve">policy matrix </w:t>
      </w:r>
      <w:commentRangeEnd w:id="668"/>
      <w:r w:rsidR="00096F23">
        <w:rPr>
          <w:rStyle w:val="CommentReference"/>
          <w:rFonts w:ascii="Arial" w:eastAsia="Arial" w:hAnsi="Arial" w:cs="Arial"/>
          <w:sz w:val="24"/>
          <w:szCs w:val="24"/>
        </w:rPr>
        <w:commentReference w:id="668"/>
      </w:r>
      <w:r>
        <w:rPr>
          <w:rFonts w:ascii="Arial" w:eastAsia="Arial" w:hAnsi="Arial" w:cs="Arial"/>
          <w:sz w:val="24"/>
          <w:szCs w:val="24"/>
        </w:rPr>
        <w:t>which will contain specific recommendations for each country to adopt, with an implementation road map. This matrix will be reviewed periodically during EAC policy organ meetings in order to give strategic directions to counties on actions needed to keep on track. The matrix will take into account the asymmetrical geometry of Partner States in terms of financial readiness</w:t>
      </w:r>
    </w:p>
    <w:p w14:paraId="1B26E722" w14:textId="77777777" w:rsidR="00612A99" w:rsidRDefault="00612A99">
      <w:pPr>
        <w:pStyle w:val="Heading1"/>
      </w:pPr>
      <w:bookmarkStart w:id="669" w:name="_heading=h.m7g9bkj4jwfq" w:colFirst="0" w:colLast="0"/>
      <w:bookmarkEnd w:id="669"/>
    </w:p>
    <w:p w14:paraId="3E7DC058" w14:textId="77777777" w:rsidR="00612A99" w:rsidRDefault="00260BE9" w:rsidP="00F25CEF">
      <w:pPr>
        <w:pStyle w:val="Heading1"/>
        <w:numPr>
          <w:ilvl w:val="0"/>
          <w:numId w:val="6"/>
        </w:numPr>
        <w:pBdr>
          <w:top w:val="nil"/>
          <w:left w:val="nil"/>
          <w:bottom w:val="nil"/>
          <w:right w:val="nil"/>
          <w:between w:val="nil"/>
        </w:pBdr>
        <w:ind w:hanging="720"/>
        <w:rPr>
          <w:color w:val="000000"/>
        </w:rPr>
      </w:pPr>
      <w:bookmarkStart w:id="670" w:name="_Toc241584382"/>
      <w:r w:rsidRPr="00F25CEF">
        <w:t>CONSULTANT’S</w:t>
      </w:r>
      <w:r>
        <w:rPr>
          <w:color w:val="000000"/>
        </w:rPr>
        <w:t xml:space="preserve"> MOBILIZATION STATUS</w:t>
      </w:r>
      <w:bookmarkEnd w:id="670"/>
    </w:p>
    <w:p w14:paraId="7948C443" w14:textId="77777777" w:rsidR="00612A99" w:rsidRDefault="00612A99">
      <w:pPr>
        <w:jc w:val="both"/>
        <w:rPr>
          <w:rFonts w:ascii="Arial" w:eastAsia="Arial" w:hAnsi="Arial" w:cs="Arial"/>
          <w:sz w:val="24"/>
          <w:szCs w:val="24"/>
        </w:rPr>
      </w:pPr>
    </w:p>
    <w:p w14:paraId="779E2570"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The Contract between Hosea Yimbo Nyangweso and UNEP was signed on 15th September, </w:t>
      </w:r>
      <w:r w:rsidR="00F25CEF">
        <w:rPr>
          <w:rFonts w:ascii="Arial" w:eastAsia="Arial" w:hAnsi="Arial" w:cs="Arial"/>
          <w:sz w:val="24"/>
          <w:szCs w:val="24"/>
        </w:rPr>
        <w:t>2026 for</w:t>
      </w:r>
      <w:r>
        <w:rPr>
          <w:rFonts w:ascii="Arial" w:eastAsia="Arial" w:hAnsi="Arial" w:cs="Arial"/>
          <w:sz w:val="24"/>
          <w:szCs w:val="24"/>
        </w:rPr>
        <w:t xml:space="preserve"> the consultancy services to develop a regional e-mobility Policy and Strategy for the East African Community.  The contract effectiveness </w:t>
      </w:r>
      <w:r>
        <w:rPr>
          <w:rFonts w:ascii="Arial" w:eastAsia="Arial" w:hAnsi="Arial" w:cs="Arial"/>
          <w:sz w:val="24"/>
          <w:szCs w:val="24"/>
        </w:rPr>
        <w:lastRenderedPageBreak/>
        <w:t>date is 15th September 2026 with immediate commencement (i.e contract commencement date is 15th September 2026 with the end date set for 15th March 2027.</w:t>
      </w:r>
    </w:p>
    <w:p w14:paraId="090F377F"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The consultant will be assisted in the assignment by a Research Assistant, Michelle Akoth and a Data Analyst, Kenneth Abuto. The team embarked on the initial planning exercise for the assignment on 15th September 2026, commencing with the preparation of this Inception Report and the collection of data on e-mobility available online. </w:t>
      </w:r>
    </w:p>
    <w:p w14:paraId="27D0B5B7"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Upon submission of the Inception Report, the consultant will hold an entry meeting with the Client to agree on the study work plan and the data collection methodology. The EAC has already </w:t>
      </w:r>
      <w:commentRangeStart w:id="671"/>
      <w:r>
        <w:rPr>
          <w:rFonts w:ascii="Arial" w:eastAsia="Arial" w:hAnsi="Arial" w:cs="Arial"/>
          <w:sz w:val="24"/>
          <w:szCs w:val="24"/>
        </w:rPr>
        <w:t xml:space="preserve">provided a letter </w:t>
      </w:r>
      <w:commentRangeEnd w:id="671"/>
      <w:r w:rsidR="00713A0C">
        <w:rPr>
          <w:rStyle w:val="CommentReference"/>
          <w:rFonts w:ascii="Arial" w:eastAsia="Arial" w:hAnsi="Arial" w:cs="Arial"/>
          <w:sz w:val="24"/>
          <w:szCs w:val="24"/>
        </w:rPr>
        <w:commentReference w:id="671"/>
      </w:r>
      <w:r>
        <w:rPr>
          <w:rFonts w:ascii="Arial" w:eastAsia="Arial" w:hAnsi="Arial" w:cs="Arial"/>
          <w:sz w:val="24"/>
          <w:szCs w:val="24"/>
        </w:rPr>
        <w:t>of introduction addressed to the eight Partner States requesting for support in conduct of the study. This letter will greatly assist in obtaining data and pertinent information on e-mobility in the EAC.</w:t>
      </w:r>
    </w:p>
    <w:p w14:paraId="0CD7F843" w14:textId="77777777" w:rsidR="00612A99" w:rsidRDefault="00612A99">
      <w:pPr>
        <w:jc w:val="both"/>
        <w:rPr>
          <w:rFonts w:ascii="Arial" w:eastAsia="Arial" w:hAnsi="Arial" w:cs="Arial"/>
          <w:sz w:val="24"/>
          <w:szCs w:val="24"/>
        </w:rPr>
      </w:pPr>
    </w:p>
    <w:p w14:paraId="545BE074" w14:textId="77777777" w:rsidR="00612A99" w:rsidRDefault="00260BE9" w:rsidP="00F25CEF">
      <w:pPr>
        <w:pStyle w:val="Heading1"/>
        <w:numPr>
          <w:ilvl w:val="0"/>
          <w:numId w:val="6"/>
        </w:numPr>
        <w:pBdr>
          <w:top w:val="nil"/>
          <w:left w:val="nil"/>
          <w:bottom w:val="nil"/>
          <w:right w:val="nil"/>
          <w:between w:val="nil"/>
        </w:pBdr>
        <w:ind w:hanging="720"/>
        <w:rPr>
          <w:color w:val="000000"/>
        </w:rPr>
      </w:pPr>
      <w:bookmarkStart w:id="672" w:name="_Toc241584383"/>
      <w:r w:rsidRPr="00F25CEF">
        <w:t>WORK</w:t>
      </w:r>
      <w:r>
        <w:rPr>
          <w:color w:val="000000"/>
        </w:rPr>
        <w:t xml:space="preserve"> PLAN</w:t>
      </w:r>
      <w:bookmarkEnd w:id="672"/>
    </w:p>
    <w:p w14:paraId="63BEB23B" w14:textId="77777777" w:rsidR="00612A99" w:rsidRDefault="00260BE9">
      <w:pPr>
        <w:ind w:left="720"/>
        <w:jc w:val="both"/>
        <w:rPr>
          <w:rFonts w:ascii="Arial" w:eastAsia="Arial" w:hAnsi="Arial" w:cs="Arial"/>
          <w:sz w:val="24"/>
          <w:szCs w:val="24"/>
        </w:rPr>
      </w:pPr>
      <w:r>
        <w:rPr>
          <w:rFonts w:ascii="Arial" w:eastAsia="Arial" w:hAnsi="Arial" w:cs="Arial"/>
          <w:sz w:val="24"/>
          <w:szCs w:val="24"/>
        </w:rPr>
        <w:t>The following work plan, which fits within the 6-month contract period, will be followed in the implementation of the assignment:</w:t>
      </w:r>
    </w:p>
    <w:p w14:paraId="25C87773" w14:textId="77777777" w:rsidR="00612A99" w:rsidRDefault="00F25CEF">
      <w:pPr>
        <w:jc w:val="both"/>
        <w:rPr>
          <w:rFonts w:ascii="Arial" w:eastAsia="Arial" w:hAnsi="Arial" w:cs="Arial"/>
          <w:sz w:val="24"/>
          <w:szCs w:val="24"/>
        </w:rPr>
      </w:pPr>
      <w:r>
        <w:rPr>
          <w:rFonts w:ascii="Arial" w:eastAsia="Arial" w:hAnsi="Arial" w:cs="Arial"/>
          <w:sz w:val="24"/>
          <w:szCs w:val="24"/>
        </w:rPr>
        <w:tab/>
        <w:t>Table 8-1: Work Plan</w:t>
      </w:r>
    </w:p>
    <w:tbl>
      <w:tblPr>
        <w:tblStyle w:val="ac"/>
        <w:tblW w:w="9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1155"/>
        <w:gridCol w:w="1410"/>
        <w:gridCol w:w="1220"/>
        <w:gridCol w:w="1345"/>
        <w:gridCol w:w="1590"/>
      </w:tblGrid>
      <w:tr w:rsidR="00612A99" w14:paraId="4DD988FF" w14:textId="77777777" w:rsidTr="00F25CEF">
        <w:trPr>
          <w:trHeight w:val="680"/>
          <w:tblHeader/>
        </w:trPr>
        <w:tc>
          <w:tcPr>
            <w:tcW w:w="3045" w:type="dxa"/>
            <w:tcBorders>
              <w:top w:val="single" w:sz="8" w:space="0" w:color="D9D9D9"/>
              <w:left w:val="single" w:sz="8" w:space="0" w:color="D9D9D9"/>
              <w:bottom w:val="single" w:sz="8" w:space="0" w:color="D9D9D9"/>
              <w:right w:val="single" w:sz="8" w:space="0" w:color="D9D9D9"/>
            </w:tcBorders>
            <w:shd w:val="clear" w:color="auto" w:fill="00FFFF"/>
            <w:tcMar>
              <w:top w:w="100" w:type="dxa"/>
              <w:left w:w="100" w:type="dxa"/>
              <w:bottom w:w="100" w:type="dxa"/>
              <w:right w:w="100" w:type="dxa"/>
            </w:tcMar>
          </w:tcPr>
          <w:p w14:paraId="169B2D7A" w14:textId="77777777" w:rsidR="00612A99" w:rsidRDefault="00260BE9">
            <w:pPr>
              <w:jc w:val="both"/>
              <w:rPr>
                <w:rFonts w:ascii="Arial" w:eastAsia="Arial" w:hAnsi="Arial" w:cs="Arial"/>
                <w:sz w:val="24"/>
                <w:szCs w:val="24"/>
              </w:rPr>
            </w:pPr>
            <w:r>
              <w:rPr>
                <w:rFonts w:ascii="Arial" w:eastAsia="Arial" w:hAnsi="Arial" w:cs="Arial"/>
                <w:sz w:val="24"/>
                <w:szCs w:val="24"/>
              </w:rPr>
              <w:t>Task/Deliverable</w:t>
            </w:r>
          </w:p>
        </w:tc>
        <w:tc>
          <w:tcPr>
            <w:tcW w:w="1155" w:type="dxa"/>
            <w:tcBorders>
              <w:top w:val="single" w:sz="8" w:space="0" w:color="D9D9D9"/>
              <w:left w:val="single" w:sz="8" w:space="0" w:color="FFFFFF"/>
              <w:bottom w:val="single" w:sz="8" w:space="0" w:color="D9D9D9"/>
              <w:right w:val="single" w:sz="8" w:space="0" w:color="D9D9D9"/>
            </w:tcBorders>
            <w:shd w:val="clear" w:color="auto" w:fill="00FFFF"/>
            <w:tcMar>
              <w:top w:w="100" w:type="dxa"/>
              <w:left w:w="100" w:type="dxa"/>
              <w:bottom w:w="100" w:type="dxa"/>
              <w:right w:w="100" w:type="dxa"/>
            </w:tcMar>
          </w:tcPr>
          <w:p w14:paraId="5A2C6BB9" w14:textId="77777777" w:rsidR="00612A99" w:rsidRDefault="00260BE9">
            <w:pPr>
              <w:jc w:val="both"/>
              <w:rPr>
                <w:rFonts w:ascii="Arial" w:eastAsia="Arial" w:hAnsi="Arial" w:cs="Arial"/>
                <w:sz w:val="24"/>
                <w:szCs w:val="24"/>
              </w:rPr>
            </w:pPr>
            <w:r>
              <w:rPr>
                <w:rFonts w:ascii="Arial" w:eastAsia="Arial" w:hAnsi="Arial" w:cs="Arial"/>
                <w:sz w:val="24"/>
                <w:szCs w:val="24"/>
              </w:rPr>
              <w:t>Project Week</w:t>
            </w:r>
          </w:p>
        </w:tc>
        <w:tc>
          <w:tcPr>
            <w:tcW w:w="1410" w:type="dxa"/>
            <w:tcBorders>
              <w:top w:val="single" w:sz="8" w:space="0" w:color="D9D9D9"/>
              <w:left w:val="single" w:sz="8" w:space="0" w:color="FFFFFF"/>
              <w:bottom w:val="single" w:sz="8" w:space="0" w:color="D9D9D9"/>
              <w:right w:val="single" w:sz="8" w:space="0" w:color="D9D9D9"/>
            </w:tcBorders>
            <w:shd w:val="clear" w:color="auto" w:fill="00FFFF"/>
            <w:tcMar>
              <w:top w:w="100" w:type="dxa"/>
              <w:left w:w="100" w:type="dxa"/>
              <w:bottom w:w="100" w:type="dxa"/>
              <w:right w:w="100" w:type="dxa"/>
            </w:tcMar>
          </w:tcPr>
          <w:p w14:paraId="752D8034" w14:textId="77777777" w:rsidR="00612A99" w:rsidRDefault="00260BE9">
            <w:pPr>
              <w:jc w:val="both"/>
              <w:rPr>
                <w:rFonts w:ascii="Arial" w:eastAsia="Arial" w:hAnsi="Arial" w:cs="Arial"/>
                <w:sz w:val="24"/>
                <w:szCs w:val="24"/>
              </w:rPr>
            </w:pPr>
            <w:r>
              <w:rPr>
                <w:rFonts w:ascii="Arial" w:eastAsia="Arial" w:hAnsi="Arial" w:cs="Arial"/>
                <w:sz w:val="24"/>
                <w:szCs w:val="24"/>
              </w:rPr>
              <w:t>Start Date</w:t>
            </w:r>
          </w:p>
        </w:tc>
        <w:tc>
          <w:tcPr>
            <w:tcW w:w="1220" w:type="dxa"/>
            <w:tcBorders>
              <w:top w:val="single" w:sz="8" w:space="0" w:color="D9D9D9"/>
              <w:left w:val="single" w:sz="8" w:space="0" w:color="FFFFFF"/>
              <w:bottom w:val="single" w:sz="8" w:space="0" w:color="D9D9D9"/>
              <w:right w:val="single" w:sz="8" w:space="0" w:color="D9D9D9"/>
            </w:tcBorders>
            <w:shd w:val="clear" w:color="auto" w:fill="00FFFF"/>
            <w:tcMar>
              <w:top w:w="100" w:type="dxa"/>
              <w:left w:w="100" w:type="dxa"/>
              <w:bottom w:w="100" w:type="dxa"/>
              <w:right w:w="100" w:type="dxa"/>
            </w:tcMar>
          </w:tcPr>
          <w:p w14:paraId="6D9C4F96" w14:textId="77777777" w:rsidR="00612A99" w:rsidRDefault="00260BE9">
            <w:pPr>
              <w:jc w:val="both"/>
              <w:rPr>
                <w:rFonts w:ascii="Arial" w:eastAsia="Arial" w:hAnsi="Arial" w:cs="Arial"/>
                <w:sz w:val="24"/>
                <w:szCs w:val="24"/>
              </w:rPr>
            </w:pPr>
            <w:r>
              <w:rPr>
                <w:rFonts w:ascii="Arial" w:eastAsia="Arial" w:hAnsi="Arial" w:cs="Arial"/>
                <w:sz w:val="24"/>
                <w:szCs w:val="24"/>
              </w:rPr>
              <w:t>Duration (Days)</w:t>
            </w:r>
          </w:p>
        </w:tc>
        <w:tc>
          <w:tcPr>
            <w:tcW w:w="1345" w:type="dxa"/>
            <w:tcBorders>
              <w:top w:val="single" w:sz="8" w:space="0" w:color="D9D9D9"/>
              <w:left w:val="single" w:sz="8" w:space="0" w:color="FFFFFF"/>
              <w:bottom w:val="single" w:sz="8" w:space="0" w:color="D9D9D9"/>
              <w:right w:val="single" w:sz="8" w:space="0" w:color="D9D9D9"/>
            </w:tcBorders>
            <w:shd w:val="clear" w:color="auto" w:fill="00FFFF"/>
            <w:tcMar>
              <w:top w:w="100" w:type="dxa"/>
              <w:left w:w="100" w:type="dxa"/>
              <w:bottom w:w="100" w:type="dxa"/>
              <w:right w:w="100" w:type="dxa"/>
            </w:tcMar>
          </w:tcPr>
          <w:p w14:paraId="20A621B5" w14:textId="77777777" w:rsidR="00612A99" w:rsidRDefault="00260BE9">
            <w:pPr>
              <w:jc w:val="both"/>
              <w:rPr>
                <w:rFonts w:ascii="Arial" w:eastAsia="Arial" w:hAnsi="Arial" w:cs="Arial"/>
                <w:sz w:val="24"/>
                <w:szCs w:val="24"/>
              </w:rPr>
            </w:pPr>
            <w:r>
              <w:rPr>
                <w:rFonts w:ascii="Arial" w:eastAsia="Arial" w:hAnsi="Arial" w:cs="Arial"/>
                <w:sz w:val="24"/>
                <w:szCs w:val="24"/>
              </w:rPr>
              <w:t>End Date</w:t>
            </w:r>
          </w:p>
        </w:tc>
        <w:tc>
          <w:tcPr>
            <w:tcW w:w="1590" w:type="dxa"/>
            <w:tcBorders>
              <w:top w:val="single" w:sz="8" w:space="0" w:color="D9D9D9"/>
              <w:left w:val="single" w:sz="8" w:space="0" w:color="FFFFFF"/>
              <w:bottom w:val="single" w:sz="8" w:space="0" w:color="D9D9D9"/>
              <w:right w:val="single" w:sz="8" w:space="0" w:color="D9D9D9"/>
            </w:tcBorders>
            <w:shd w:val="clear" w:color="auto" w:fill="00FFFF"/>
            <w:tcMar>
              <w:top w:w="100" w:type="dxa"/>
              <w:left w:w="100" w:type="dxa"/>
              <w:bottom w:w="100" w:type="dxa"/>
              <w:right w:w="100" w:type="dxa"/>
            </w:tcMar>
          </w:tcPr>
          <w:p w14:paraId="2067EC1B" w14:textId="77777777" w:rsidR="00612A99" w:rsidRDefault="00260BE9">
            <w:pPr>
              <w:jc w:val="both"/>
              <w:rPr>
                <w:rFonts w:ascii="Arial" w:eastAsia="Arial" w:hAnsi="Arial" w:cs="Arial"/>
                <w:sz w:val="24"/>
                <w:szCs w:val="24"/>
              </w:rPr>
            </w:pPr>
            <w:r>
              <w:rPr>
                <w:rFonts w:ascii="Arial" w:eastAsia="Arial" w:hAnsi="Arial" w:cs="Arial"/>
                <w:sz w:val="24"/>
                <w:szCs w:val="24"/>
              </w:rPr>
              <w:t>Owner</w:t>
            </w:r>
          </w:p>
        </w:tc>
      </w:tr>
      <w:tr w:rsidR="00612A99" w14:paraId="57876E52" w14:textId="77777777" w:rsidTr="00F25CEF">
        <w:trPr>
          <w:trHeight w:val="605"/>
        </w:trPr>
        <w:tc>
          <w:tcPr>
            <w:tcW w:w="3045" w:type="dxa"/>
            <w:tcBorders>
              <w:top w:val="single" w:sz="8" w:space="0" w:color="000000"/>
              <w:left w:val="single" w:sz="8" w:space="0" w:color="D9D9D9"/>
              <w:bottom w:val="single" w:sz="8" w:space="0" w:color="D9D9D9"/>
              <w:right w:val="single" w:sz="8" w:space="0" w:color="D9D9D9"/>
            </w:tcBorders>
            <w:tcMar>
              <w:top w:w="100" w:type="dxa"/>
              <w:left w:w="100" w:type="dxa"/>
              <w:bottom w:w="100" w:type="dxa"/>
              <w:right w:w="100" w:type="dxa"/>
            </w:tcMar>
          </w:tcPr>
          <w:p w14:paraId="2D697987" w14:textId="77777777" w:rsidR="00612A99" w:rsidRDefault="00260BE9">
            <w:pPr>
              <w:jc w:val="both"/>
              <w:rPr>
                <w:rFonts w:ascii="Arial" w:eastAsia="Arial" w:hAnsi="Arial" w:cs="Arial"/>
                <w:sz w:val="24"/>
                <w:szCs w:val="24"/>
              </w:rPr>
            </w:pPr>
            <w:r>
              <w:rPr>
                <w:rFonts w:ascii="Arial" w:eastAsia="Arial" w:hAnsi="Arial" w:cs="Arial"/>
                <w:sz w:val="24"/>
                <w:szCs w:val="24"/>
              </w:rPr>
              <w:t>Contract signature / kick-off</w:t>
            </w:r>
          </w:p>
        </w:tc>
        <w:tc>
          <w:tcPr>
            <w:tcW w:w="115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4267F02F" w14:textId="77777777" w:rsidR="00612A99" w:rsidRDefault="00260BE9">
            <w:pPr>
              <w:jc w:val="both"/>
              <w:rPr>
                <w:rFonts w:ascii="Arial" w:eastAsia="Arial" w:hAnsi="Arial" w:cs="Arial"/>
                <w:sz w:val="24"/>
                <w:szCs w:val="24"/>
              </w:rPr>
            </w:pPr>
            <w:r>
              <w:rPr>
                <w:rFonts w:ascii="Arial" w:eastAsia="Arial" w:hAnsi="Arial" w:cs="Arial"/>
                <w:sz w:val="24"/>
                <w:szCs w:val="24"/>
              </w:rPr>
              <w:t>Week 0</w:t>
            </w:r>
          </w:p>
        </w:tc>
        <w:tc>
          <w:tcPr>
            <w:tcW w:w="141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28760122" w14:textId="77777777" w:rsidR="00612A99" w:rsidRDefault="00260BE9">
            <w:pPr>
              <w:jc w:val="both"/>
              <w:rPr>
                <w:rFonts w:ascii="Arial" w:eastAsia="Arial" w:hAnsi="Arial" w:cs="Arial"/>
                <w:sz w:val="24"/>
                <w:szCs w:val="24"/>
              </w:rPr>
            </w:pPr>
            <w:r>
              <w:rPr>
                <w:rFonts w:ascii="Arial" w:eastAsia="Arial" w:hAnsi="Arial" w:cs="Arial"/>
                <w:sz w:val="24"/>
                <w:szCs w:val="24"/>
              </w:rPr>
              <w:t>2026-09-15</w:t>
            </w:r>
          </w:p>
        </w:tc>
        <w:tc>
          <w:tcPr>
            <w:tcW w:w="122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521648D2" w14:textId="77777777" w:rsidR="00612A99" w:rsidRDefault="00260BE9">
            <w:pPr>
              <w:jc w:val="both"/>
              <w:rPr>
                <w:rFonts w:ascii="Arial" w:eastAsia="Arial" w:hAnsi="Arial" w:cs="Arial"/>
                <w:sz w:val="24"/>
                <w:szCs w:val="24"/>
              </w:rPr>
            </w:pPr>
            <w:r>
              <w:rPr>
                <w:rFonts w:ascii="Arial" w:eastAsia="Arial" w:hAnsi="Arial" w:cs="Arial"/>
                <w:sz w:val="24"/>
                <w:szCs w:val="24"/>
              </w:rPr>
              <w:t>0</w:t>
            </w:r>
          </w:p>
        </w:tc>
        <w:tc>
          <w:tcPr>
            <w:tcW w:w="134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3BF48777" w14:textId="77777777" w:rsidR="00612A99" w:rsidRDefault="00260BE9">
            <w:pPr>
              <w:jc w:val="both"/>
              <w:rPr>
                <w:rFonts w:ascii="Arial" w:eastAsia="Arial" w:hAnsi="Arial" w:cs="Arial"/>
                <w:sz w:val="24"/>
                <w:szCs w:val="24"/>
              </w:rPr>
            </w:pPr>
            <w:r>
              <w:rPr>
                <w:rFonts w:ascii="Arial" w:eastAsia="Arial" w:hAnsi="Arial" w:cs="Arial"/>
                <w:sz w:val="24"/>
                <w:szCs w:val="24"/>
              </w:rPr>
              <w:t>2026-09-15</w:t>
            </w:r>
          </w:p>
        </w:tc>
        <w:tc>
          <w:tcPr>
            <w:tcW w:w="159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2EFDBEA4" w14:textId="77777777" w:rsidR="00612A99" w:rsidRDefault="00260BE9">
            <w:pPr>
              <w:jc w:val="both"/>
              <w:rPr>
                <w:rFonts w:ascii="Arial" w:eastAsia="Arial" w:hAnsi="Arial" w:cs="Arial"/>
                <w:sz w:val="24"/>
                <w:szCs w:val="24"/>
              </w:rPr>
            </w:pPr>
            <w:r>
              <w:rPr>
                <w:rFonts w:ascii="Arial" w:eastAsia="Arial" w:hAnsi="Arial" w:cs="Arial"/>
                <w:sz w:val="24"/>
                <w:szCs w:val="24"/>
              </w:rPr>
              <w:t>UNEP / Consultant</w:t>
            </w:r>
          </w:p>
        </w:tc>
      </w:tr>
      <w:tr w:rsidR="00612A99" w14:paraId="38E8FAA4" w14:textId="77777777" w:rsidTr="00F25CEF">
        <w:trPr>
          <w:trHeight w:val="605"/>
        </w:trPr>
        <w:tc>
          <w:tcPr>
            <w:tcW w:w="3045" w:type="dxa"/>
            <w:tcBorders>
              <w:top w:val="single" w:sz="8" w:space="0" w:color="000000"/>
              <w:left w:val="single" w:sz="8" w:space="0" w:color="D9D9D9"/>
              <w:bottom w:val="single" w:sz="8" w:space="0" w:color="D9D9D9"/>
              <w:right w:val="single" w:sz="8" w:space="0" w:color="D9D9D9"/>
            </w:tcBorders>
            <w:tcMar>
              <w:top w:w="100" w:type="dxa"/>
              <w:left w:w="100" w:type="dxa"/>
              <w:bottom w:w="100" w:type="dxa"/>
              <w:right w:w="100" w:type="dxa"/>
            </w:tcMar>
          </w:tcPr>
          <w:p w14:paraId="01A02A57" w14:textId="77777777" w:rsidR="00612A99" w:rsidRDefault="00260BE9">
            <w:pPr>
              <w:numPr>
                <w:ilvl w:val="0"/>
                <w:numId w:val="1"/>
              </w:numPr>
              <w:pBdr>
                <w:top w:val="nil"/>
                <w:left w:val="nil"/>
                <w:bottom w:val="nil"/>
                <w:right w:val="nil"/>
                <w:between w:val="nil"/>
              </w:pBdr>
              <w:ind w:left="425" w:hanging="425"/>
              <w:jc w:val="both"/>
              <w:rPr>
                <w:rFonts w:ascii="Arial" w:eastAsia="Arial" w:hAnsi="Arial" w:cs="Arial"/>
                <w:sz w:val="24"/>
                <w:szCs w:val="24"/>
              </w:rPr>
            </w:pPr>
            <w:r>
              <w:rPr>
                <w:rFonts w:ascii="Arial" w:eastAsia="Arial" w:hAnsi="Arial" w:cs="Arial"/>
                <w:sz w:val="24"/>
                <w:szCs w:val="24"/>
              </w:rPr>
              <w:t>Inception Report</w:t>
            </w:r>
          </w:p>
        </w:tc>
        <w:tc>
          <w:tcPr>
            <w:tcW w:w="115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78850A51" w14:textId="77777777" w:rsidR="00612A99" w:rsidRDefault="00260BE9">
            <w:pPr>
              <w:jc w:val="both"/>
              <w:rPr>
                <w:rFonts w:ascii="Arial" w:eastAsia="Arial" w:hAnsi="Arial" w:cs="Arial"/>
                <w:sz w:val="24"/>
                <w:szCs w:val="24"/>
              </w:rPr>
            </w:pPr>
            <w:r>
              <w:rPr>
                <w:rFonts w:ascii="Arial" w:eastAsia="Arial" w:hAnsi="Arial" w:cs="Arial"/>
                <w:sz w:val="24"/>
                <w:szCs w:val="24"/>
              </w:rPr>
              <w:t>Week 2</w:t>
            </w:r>
          </w:p>
        </w:tc>
        <w:tc>
          <w:tcPr>
            <w:tcW w:w="141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22E9C6E8" w14:textId="77777777" w:rsidR="00612A99" w:rsidRDefault="00260BE9">
            <w:pPr>
              <w:jc w:val="both"/>
              <w:rPr>
                <w:rFonts w:ascii="Arial" w:eastAsia="Arial" w:hAnsi="Arial" w:cs="Arial"/>
                <w:sz w:val="24"/>
                <w:szCs w:val="24"/>
              </w:rPr>
            </w:pPr>
            <w:r>
              <w:rPr>
                <w:rFonts w:ascii="Arial" w:eastAsia="Arial" w:hAnsi="Arial" w:cs="Arial"/>
                <w:sz w:val="24"/>
                <w:szCs w:val="24"/>
              </w:rPr>
              <w:t>2026-09-15</w:t>
            </w:r>
          </w:p>
        </w:tc>
        <w:tc>
          <w:tcPr>
            <w:tcW w:w="122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7D806C7F" w14:textId="77777777" w:rsidR="00612A99" w:rsidRDefault="00260BE9">
            <w:pPr>
              <w:jc w:val="both"/>
              <w:rPr>
                <w:rFonts w:ascii="Arial" w:eastAsia="Arial" w:hAnsi="Arial" w:cs="Arial"/>
                <w:sz w:val="24"/>
                <w:szCs w:val="24"/>
              </w:rPr>
            </w:pPr>
            <w:r>
              <w:rPr>
                <w:rFonts w:ascii="Arial" w:eastAsia="Arial" w:hAnsi="Arial" w:cs="Arial"/>
                <w:sz w:val="24"/>
                <w:szCs w:val="24"/>
              </w:rPr>
              <w:t>14</w:t>
            </w:r>
          </w:p>
        </w:tc>
        <w:tc>
          <w:tcPr>
            <w:tcW w:w="134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42CF4982" w14:textId="77777777" w:rsidR="00612A99" w:rsidRDefault="00260BE9">
            <w:pPr>
              <w:jc w:val="both"/>
              <w:rPr>
                <w:rFonts w:ascii="Arial" w:eastAsia="Arial" w:hAnsi="Arial" w:cs="Arial"/>
                <w:sz w:val="24"/>
                <w:szCs w:val="24"/>
              </w:rPr>
            </w:pPr>
            <w:r>
              <w:rPr>
                <w:rFonts w:ascii="Arial" w:eastAsia="Arial" w:hAnsi="Arial" w:cs="Arial"/>
                <w:sz w:val="24"/>
                <w:szCs w:val="24"/>
              </w:rPr>
              <w:t>2026-09-29</w:t>
            </w:r>
          </w:p>
        </w:tc>
        <w:tc>
          <w:tcPr>
            <w:tcW w:w="159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2543E65B" w14:textId="77777777" w:rsidR="00612A99" w:rsidRDefault="00260BE9">
            <w:pPr>
              <w:jc w:val="both"/>
              <w:rPr>
                <w:rFonts w:ascii="Arial" w:eastAsia="Arial" w:hAnsi="Arial" w:cs="Arial"/>
                <w:sz w:val="24"/>
                <w:szCs w:val="24"/>
              </w:rPr>
            </w:pPr>
            <w:r>
              <w:rPr>
                <w:rFonts w:ascii="Arial" w:eastAsia="Arial" w:hAnsi="Arial" w:cs="Arial"/>
                <w:sz w:val="24"/>
                <w:szCs w:val="24"/>
              </w:rPr>
              <w:t>Consultant</w:t>
            </w:r>
          </w:p>
        </w:tc>
      </w:tr>
      <w:tr w:rsidR="00612A99" w14:paraId="74AE4BBD" w14:textId="77777777" w:rsidTr="00F25CEF">
        <w:trPr>
          <w:trHeight w:val="605"/>
        </w:trPr>
        <w:tc>
          <w:tcPr>
            <w:tcW w:w="3045" w:type="dxa"/>
            <w:tcBorders>
              <w:top w:val="single" w:sz="8" w:space="0" w:color="000000"/>
              <w:left w:val="single" w:sz="8" w:space="0" w:color="D9D9D9"/>
              <w:bottom w:val="single" w:sz="8" w:space="0" w:color="D9D9D9"/>
              <w:right w:val="single" w:sz="8" w:space="0" w:color="D9D9D9"/>
            </w:tcBorders>
            <w:tcMar>
              <w:top w:w="100" w:type="dxa"/>
              <w:left w:w="100" w:type="dxa"/>
              <w:bottom w:w="100" w:type="dxa"/>
              <w:right w:w="100" w:type="dxa"/>
            </w:tcMar>
          </w:tcPr>
          <w:p w14:paraId="5CE4274A" w14:textId="77777777" w:rsidR="00612A99" w:rsidRDefault="00260BE9">
            <w:pPr>
              <w:numPr>
                <w:ilvl w:val="0"/>
                <w:numId w:val="1"/>
              </w:numPr>
              <w:pBdr>
                <w:top w:val="nil"/>
                <w:left w:val="nil"/>
                <w:bottom w:val="nil"/>
                <w:right w:val="nil"/>
                <w:between w:val="nil"/>
              </w:pBdr>
              <w:ind w:left="425" w:hanging="425"/>
              <w:jc w:val="both"/>
              <w:rPr>
                <w:rFonts w:ascii="Arial" w:eastAsia="Arial" w:hAnsi="Arial" w:cs="Arial"/>
                <w:sz w:val="24"/>
                <w:szCs w:val="24"/>
              </w:rPr>
            </w:pPr>
            <w:r>
              <w:rPr>
                <w:rFonts w:ascii="Arial" w:eastAsia="Arial" w:hAnsi="Arial" w:cs="Arial"/>
                <w:sz w:val="24"/>
                <w:szCs w:val="24"/>
              </w:rPr>
              <w:t>Draft Diagnostic and Assessment Report</w:t>
            </w:r>
          </w:p>
        </w:tc>
        <w:tc>
          <w:tcPr>
            <w:tcW w:w="115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37C42730" w14:textId="77777777" w:rsidR="00612A99" w:rsidRDefault="00260BE9">
            <w:pPr>
              <w:jc w:val="both"/>
              <w:rPr>
                <w:rFonts w:ascii="Arial" w:eastAsia="Arial" w:hAnsi="Arial" w:cs="Arial"/>
                <w:sz w:val="24"/>
                <w:szCs w:val="24"/>
              </w:rPr>
            </w:pPr>
            <w:r>
              <w:rPr>
                <w:rFonts w:ascii="Arial" w:eastAsia="Arial" w:hAnsi="Arial" w:cs="Arial"/>
                <w:sz w:val="24"/>
                <w:szCs w:val="24"/>
              </w:rPr>
              <w:t>Week 6</w:t>
            </w:r>
          </w:p>
        </w:tc>
        <w:tc>
          <w:tcPr>
            <w:tcW w:w="141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7B202617" w14:textId="77777777" w:rsidR="00612A99" w:rsidRDefault="00260BE9">
            <w:pPr>
              <w:jc w:val="both"/>
              <w:rPr>
                <w:rFonts w:ascii="Arial" w:eastAsia="Arial" w:hAnsi="Arial" w:cs="Arial"/>
                <w:sz w:val="24"/>
                <w:szCs w:val="24"/>
              </w:rPr>
            </w:pPr>
            <w:r>
              <w:rPr>
                <w:rFonts w:ascii="Arial" w:eastAsia="Arial" w:hAnsi="Arial" w:cs="Arial"/>
                <w:sz w:val="24"/>
                <w:szCs w:val="24"/>
              </w:rPr>
              <w:t>2026-09-29</w:t>
            </w:r>
          </w:p>
        </w:tc>
        <w:tc>
          <w:tcPr>
            <w:tcW w:w="122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1B622F67" w14:textId="77777777" w:rsidR="00612A99" w:rsidRDefault="00260BE9">
            <w:pPr>
              <w:jc w:val="both"/>
              <w:rPr>
                <w:rFonts w:ascii="Arial" w:eastAsia="Arial" w:hAnsi="Arial" w:cs="Arial"/>
                <w:sz w:val="24"/>
                <w:szCs w:val="24"/>
              </w:rPr>
            </w:pPr>
            <w:r>
              <w:rPr>
                <w:rFonts w:ascii="Arial" w:eastAsia="Arial" w:hAnsi="Arial" w:cs="Arial"/>
                <w:sz w:val="24"/>
                <w:szCs w:val="24"/>
              </w:rPr>
              <w:t>31</w:t>
            </w:r>
          </w:p>
        </w:tc>
        <w:tc>
          <w:tcPr>
            <w:tcW w:w="134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20C13D64" w14:textId="77777777" w:rsidR="00612A99" w:rsidRDefault="00260BE9">
            <w:pPr>
              <w:jc w:val="both"/>
              <w:rPr>
                <w:rFonts w:ascii="Arial" w:eastAsia="Arial" w:hAnsi="Arial" w:cs="Arial"/>
                <w:sz w:val="24"/>
                <w:szCs w:val="24"/>
              </w:rPr>
            </w:pPr>
            <w:r>
              <w:rPr>
                <w:rFonts w:ascii="Arial" w:eastAsia="Arial" w:hAnsi="Arial" w:cs="Arial"/>
                <w:sz w:val="24"/>
                <w:szCs w:val="24"/>
              </w:rPr>
              <w:t>2026-10-30</w:t>
            </w:r>
          </w:p>
        </w:tc>
        <w:tc>
          <w:tcPr>
            <w:tcW w:w="159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305CD6EF" w14:textId="77777777" w:rsidR="00612A99" w:rsidRDefault="00260BE9">
            <w:pPr>
              <w:jc w:val="both"/>
              <w:rPr>
                <w:rFonts w:ascii="Arial" w:eastAsia="Arial" w:hAnsi="Arial" w:cs="Arial"/>
                <w:sz w:val="24"/>
                <w:szCs w:val="24"/>
              </w:rPr>
            </w:pPr>
            <w:r>
              <w:rPr>
                <w:rFonts w:ascii="Arial" w:eastAsia="Arial" w:hAnsi="Arial" w:cs="Arial"/>
                <w:sz w:val="24"/>
                <w:szCs w:val="24"/>
              </w:rPr>
              <w:t>Consultant</w:t>
            </w:r>
          </w:p>
        </w:tc>
      </w:tr>
      <w:tr w:rsidR="00612A99" w14:paraId="1FE87D09" w14:textId="77777777" w:rsidTr="00F25CEF">
        <w:trPr>
          <w:trHeight w:val="815"/>
        </w:trPr>
        <w:tc>
          <w:tcPr>
            <w:tcW w:w="3045" w:type="dxa"/>
            <w:tcBorders>
              <w:top w:val="single" w:sz="8" w:space="0" w:color="000000"/>
              <w:left w:val="single" w:sz="8" w:space="0" w:color="D9D9D9"/>
              <w:bottom w:val="single" w:sz="8" w:space="0" w:color="D9D9D9"/>
              <w:right w:val="single" w:sz="8" w:space="0" w:color="D9D9D9"/>
            </w:tcBorders>
            <w:shd w:val="clear" w:color="auto" w:fill="FFE599"/>
            <w:tcMar>
              <w:top w:w="100" w:type="dxa"/>
              <w:left w:w="100" w:type="dxa"/>
              <w:bottom w:w="100" w:type="dxa"/>
              <w:right w:w="100" w:type="dxa"/>
            </w:tcMar>
          </w:tcPr>
          <w:p w14:paraId="5D9C8559" w14:textId="77777777" w:rsidR="00612A99" w:rsidRDefault="00260BE9">
            <w:pPr>
              <w:jc w:val="both"/>
              <w:rPr>
                <w:rFonts w:ascii="Arial" w:eastAsia="Arial" w:hAnsi="Arial" w:cs="Arial"/>
                <w:sz w:val="24"/>
                <w:szCs w:val="24"/>
              </w:rPr>
            </w:pPr>
            <w:r>
              <w:rPr>
                <w:rFonts w:ascii="Arial" w:eastAsia="Arial" w:hAnsi="Arial" w:cs="Arial"/>
                <w:sz w:val="24"/>
                <w:szCs w:val="24"/>
              </w:rPr>
              <w:t>Review of the diagnostic findings and commentary by the Client</w:t>
            </w:r>
          </w:p>
        </w:tc>
        <w:tc>
          <w:tcPr>
            <w:tcW w:w="1155"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58B4928E" w14:textId="77777777" w:rsidR="00612A99" w:rsidRDefault="00260BE9">
            <w:pPr>
              <w:jc w:val="both"/>
              <w:rPr>
                <w:rFonts w:ascii="Arial" w:eastAsia="Arial" w:hAnsi="Arial" w:cs="Arial"/>
                <w:sz w:val="24"/>
                <w:szCs w:val="24"/>
              </w:rPr>
            </w:pPr>
            <w:r>
              <w:rPr>
                <w:rFonts w:ascii="Arial" w:eastAsia="Arial" w:hAnsi="Arial" w:cs="Arial"/>
                <w:sz w:val="24"/>
                <w:szCs w:val="24"/>
              </w:rPr>
              <w:t>Week 9</w:t>
            </w:r>
          </w:p>
        </w:tc>
        <w:tc>
          <w:tcPr>
            <w:tcW w:w="1410"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226728A8" w14:textId="77777777" w:rsidR="00612A99" w:rsidRDefault="00260BE9">
            <w:pPr>
              <w:jc w:val="both"/>
              <w:rPr>
                <w:rFonts w:ascii="Arial" w:eastAsia="Arial" w:hAnsi="Arial" w:cs="Arial"/>
                <w:sz w:val="24"/>
                <w:szCs w:val="24"/>
              </w:rPr>
            </w:pPr>
            <w:r>
              <w:rPr>
                <w:rFonts w:ascii="Arial" w:eastAsia="Arial" w:hAnsi="Arial" w:cs="Arial"/>
                <w:sz w:val="24"/>
                <w:szCs w:val="24"/>
              </w:rPr>
              <w:t>2026-11-02</w:t>
            </w:r>
          </w:p>
        </w:tc>
        <w:tc>
          <w:tcPr>
            <w:tcW w:w="1220"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6A8F6B0D" w14:textId="77777777" w:rsidR="00612A99" w:rsidRDefault="00260BE9">
            <w:pPr>
              <w:jc w:val="both"/>
              <w:rPr>
                <w:rFonts w:ascii="Arial" w:eastAsia="Arial" w:hAnsi="Arial" w:cs="Arial"/>
                <w:sz w:val="24"/>
                <w:szCs w:val="24"/>
              </w:rPr>
            </w:pPr>
            <w:r>
              <w:rPr>
                <w:rFonts w:ascii="Arial" w:eastAsia="Arial" w:hAnsi="Arial" w:cs="Arial"/>
                <w:sz w:val="24"/>
                <w:szCs w:val="24"/>
              </w:rPr>
              <w:t>14</w:t>
            </w:r>
          </w:p>
        </w:tc>
        <w:tc>
          <w:tcPr>
            <w:tcW w:w="1345"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1B0AD081" w14:textId="77777777" w:rsidR="00612A99" w:rsidRDefault="00260BE9">
            <w:pPr>
              <w:jc w:val="both"/>
              <w:rPr>
                <w:rFonts w:ascii="Arial" w:eastAsia="Arial" w:hAnsi="Arial" w:cs="Arial"/>
                <w:sz w:val="24"/>
                <w:szCs w:val="24"/>
              </w:rPr>
            </w:pPr>
            <w:r>
              <w:rPr>
                <w:rFonts w:ascii="Arial" w:eastAsia="Arial" w:hAnsi="Arial" w:cs="Arial"/>
                <w:sz w:val="24"/>
                <w:szCs w:val="24"/>
              </w:rPr>
              <w:t>2026-11-16</w:t>
            </w:r>
          </w:p>
        </w:tc>
        <w:tc>
          <w:tcPr>
            <w:tcW w:w="1590"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08EDA53B" w14:textId="77777777" w:rsidR="00612A99" w:rsidRDefault="00260BE9">
            <w:pPr>
              <w:jc w:val="both"/>
              <w:rPr>
                <w:rFonts w:ascii="Arial" w:eastAsia="Arial" w:hAnsi="Arial" w:cs="Arial"/>
                <w:sz w:val="24"/>
                <w:szCs w:val="24"/>
              </w:rPr>
            </w:pPr>
            <w:r>
              <w:rPr>
                <w:rFonts w:ascii="Arial" w:eastAsia="Arial" w:hAnsi="Arial" w:cs="Arial"/>
                <w:sz w:val="24"/>
                <w:szCs w:val="24"/>
              </w:rPr>
              <w:t>UNEP / EAC</w:t>
            </w:r>
          </w:p>
        </w:tc>
      </w:tr>
      <w:tr w:rsidR="00612A99" w14:paraId="64F6B091" w14:textId="77777777" w:rsidTr="00F25CEF">
        <w:trPr>
          <w:trHeight w:val="605"/>
        </w:trPr>
        <w:tc>
          <w:tcPr>
            <w:tcW w:w="3045" w:type="dxa"/>
            <w:tcBorders>
              <w:top w:val="single" w:sz="8" w:space="0" w:color="000000"/>
              <w:left w:val="single" w:sz="8" w:space="0" w:color="D9D9D9"/>
              <w:bottom w:val="single" w:sz="8" w:space="0" w:color="D9D9D9"/>
              <w:right w:val="single" w:sz="8" w:space="0" w:color="D9D9D9"/>
            </w:tcBorders>
            <w:tcMar>
              <w:top w:w="100" w:type="dxa"/>
              <w:left w:w="100" w:type="dxa"/>
              <w:bottom w:w="100" w:type="dxa"/>
              <w:right w:w="100" w:type="dxa"/>
            </w:tcMar>
          </w:tcPr>
          <w:p w14:paraId="35118961" w14:textId="77777777" w:rsidR="00612A99" w:rsidRDefault="00260BE9">
            <w:pPr>
              <w:numPr>
                <w:ilvl w:val="0"/>
                <w:numId w:val="1"/>
              </w:numPr>
              <w:pBdr>
                <w:top w:val="nil"/>
                <w:left w:val="nil"/>
                <w:bottom w:val="nil"/>
                <w:right w:val="nil"/>
                <w:between w:val="nil"/>
              </w:pBdr>
              <w:ind w:left="425" w:hanging="425"/>
              <w:jc w:val="both"/>
              <w:rPr>
                <w:rFonts w:ascii="Arial" w:eastAsia="Arial" w:hAnsi="Arial" w:cs="Arial"/>
                <w:sz w:val="24"/>
                <w:szCs w:val="24"/>
              </w:rPr>
            </w:pPr>
            <w:r>
              <w:rPr>
                <w:rFonts w:ascii="Arial" w:eastAsia="Arial" w:hAnsi="Arial" w:cs="Arial"/>
                <w:sz w:val="24"/>
                <w:szCs w:val="24"/>
              </w:rPr>
              <w:t>Final Diagnostic and Assessment Report</w:t>
            </w:r>
          </w:p>
        </w:tc>
        <w:tc>
          <w:tcPr>
            <w:tcW w:w="115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7CD0102C" w14:textId="77777777" w:rsidR="00612A99" w:rsidRDefault="00260BE9">
            <w:pPr>
              <w:jc w:val="both"/>
              <w:rPr>
                <w:rFonts w:ascii="Arial" w:eastAsia="Arial" w:hAnsi="Arial" w:cs="Arial"/>
                <w:sz w:val="24"/>
                <w:szCs w:val="24"/>
              </w:rPr>
            </w:pPr>
            <w:r>
              <w:rPr>
                <w:rFonts w:ascii="Arial" w:eastAsia="Arial" w:hAnsi="Arial" w:cs="Arial"/>
                <w:sz w:val="24"/>
                <w:szCs w:val="24"/>
              </w:rPr>
              <w:t>Week 11</w:t>
            </w:r>
          </w:p>
        </w:tc>
        <w:tc>
          <w:tcPr>
            <w:tcW w:w="141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55096231" w14:textId="77777777" w:rsidR="00612A99" w:rsidRDefault="00260BE9">
            <w:pPr>
              <w:jc w:val="both"/>
              <w:rPr>
                <w:rFonts w:ascii="Arial" w:eastAsia="Arial" w:hAnsi="Arial" w:cs="Arial"/>
                <w:sz w:val="24"/>
                <w:szCs w:val="24"/>
              </w:rPr>
            </w:pPr>
            <w:commentRangeStart w:id="673"/>
            <w:r>
              <w:rPr>
                <w:rFonts w:ascii="Arial" w:eastAsia="Arial" w:hAnsi="Arial" w:cs="Arial"/>
                <w:sz w:val="24"/>
                <w:szCs w:val="24"/>
              </w:rPr>
              <w:t>2026-11-16</w:t>
            </w:r>
            <w:commentRangeEnd w:id="673"/>
            <w:r w:rsidR="00166804">
              <w:rPr>
                <w:rStyle w:val="CommentReference"/>
                <w:rFonts w:ascii="Arial" w:eastAsia="Arial" w:hAnsi="Arial" w:cs="Arial"/>
                <w:sz w:val="24"/>
                <w:szCs w:val="24"/>
              </w:rPr>
              <w:commentReference w:id="673"/>
            </w:r>
          </w:p>
        </w:tc>
        <w:tc>
          <w:tcPr>
            <w:tcW w:w="122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6408D587" w14:textId="77777777" w:rsidR="00612A99" w:rsidRDefault="00260BE9">
            <w:pPr>
              <w:jc w:val="both"/>
              <w:rPr>
                <w:rFonts w:ascii="Arial" w:eastAsia="Arial" w:hAnsi="Arial" w:cs="Arial"/>
                <w:sz w:val="24"/>
                <w:szCs w:val="24"/>
              </w:rPr>
            </w:pPr>
            <w:r>
              <w:rPr>
                <w:rFonts w:ascii="Arial" w:eastAsia="Arial" w:hAnsi="Arial" w:cs="Arial"/>
                <w:sz w:val="24"/>
                <w:szCs w:val="24"/>
              </w:rPr>
              <w:t>14</w:t>
            </w:r>
          </w:p>
        </w:tc>
        <w:tc>
          <w:tcPr>
            <w:tcW w:w="134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41F4932E" w14:textId="77777777" w:rsidR="00612A99" w:rsidRDefault="00260BE9">
            <w:pPr>
              <w:jc w:val="both"/>
              <w:rPr>
                <w:rFonts w:ascii="Arial" w:eastAsia="Arial" w:hAnsi="Arial" w:cs="Arial"/>
                <w:sz w:val="24"/>
                <w:szCs w:val="24"/>
              </w:rPr>
            </w:pPr>
            <w:r>
              <w:rPr>
                <w:rFonts w:ascii="Arial" w:eastAsia="Arial" w:hAnsi="Arial" w:cs="Arial"/>
                <w:sz w:val="24"/>
                <w:szCs w:val="24"/>
              </w:rPr>
              <w:t>2026-11-30</w:t>
            </w:r>
          </w:p>
        </w:tc>
        <w:tc>
          <w:tcPr>
            <w:tcW w:w="159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5EBF1E35" w14:textId="77777777" w:rsidR="00612A99" w:rsidRDefault="00260BE9">
            <w:pPr>
              <w:jc w:val="both"/>
              <w:rPr>
                <w:rFonts w:ascii="Arial" w:eastAsia="Arial" w:hAnsi="Arial" w:cs="Arial"/>
                <w:sz w:val="24"/>
                <w:szCs w:val="24"/>
              </w:rPr>
            </w:pPr>
            <w:r>
              <w:rPr>
                <w:rFonts w:ascii="Arial" w:eastAsia="Arial" w:hAnsi="Arial" w:cs="Arial"/>
                <w:sz w:val="24"/>
                <w:szCs w:val="24"/>
              </w:rPr>
              <w:t>Consultant</w:t>
            </w:r>
          </w:p>
        </w:tc>
      </w:tr>
      <w:tr w:rsidR="00612A99" w14:paraId="19656211" w14:textId="77777777" w:rsidTr="00F25CEF">
        <w:trPr>
          <w:trHeight w:val="875"/>
        </w:trPr>
        <w:tc>
          <w:tcPr>
            <w:tcW w:w="3045" w:type="dxa"/>
            <w:tcBorders>
              <w:top w:val="single" w:sz="8" w:space="0" w:color="000000"/>
              <w:left w:val="single" w:sz="8" w:space="0" w:color="D9D9D9"/>
              <w:bottom w:val="single" w:sz="8" w:space="0" w:color="D9D9D9"/>
              <w:right w:val="single" w:sz="8" w:space="0" w:color="D9D9D9"/>
            </w:tcBorders>
            <w:tcMar>
              <w:top w:w="100" w:type="dxa"/>
              <w:left w:w="100" w:type="dxa"/>
              <w:bottom w:w="100" w:type="dxa"/>
              <w:right w:w="100" w:type="dxa"/>
            </w:tcMar>
          </w:tcPr>
          <w:p w14:paraId="66E0984B" w14:textId="77777777" w:rsidR="00612A99" w:rsidRDefault="00260BE9">
            <w:pPr>
              <w:numPr>
                <w:ilvl w:val="0"/>
                <w:numId w:val="1"/>
              </w:numPr>
              <w:ind w:left="425" w:hanging="425"/>
              <w:jc w:val="both"/>
              <w:rPr>
                <w:rFonts w:ascii="Arial" w:eastAsia="Arial" w:hAnsi="Arial" w:cs="Arial"/>
                <w:sz w:val="24"/>
                <w:szCs w:val="24"/>
              </w:rPr>
            </w:pPr>
            <w:r>
              <w:rPr>
                <w:rFonts w:ascii="Arial" w:eastAsia="Arial" w:hAnsi="Arial" w:cs="Arial"/>
                <w:sz w:val="24"/>
                <w:szCs w:val="24"/>
              </w:rPr>
              <w:lastRenderedPageBreak/>
              <w:t>Draft EAC Regional E-Mobility Strategy and Policy</w:t>
            </w:r>
          </w:p>
        </w:tc>
        <w:tc>
          <w:tcPr>
            <w:tcW w:w="115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513F6B7B" w14:textId="77777777" w:rsidR="00612A99" w:rsidRDefault="00260BE9">
            <w:pPr>
              <w:jc w:val="both"/>
              <w:rPr>
                <w:rFonts w:ascii="Arial" w:eastAsia="Arial" w:hAnsi="Arial" w:cs="Arial"/>
                <w:sz w:val="24"/>
                <w:szCs w:val="24"/>
              </w:rPr>
            </w:pPr>
            <w:r>
              <w:rPr>
                <w:rFonts w:ascii="Arial" w:eastAsia="Arial" w:hAnsi="Arial" w:cs="Arial"/>
                <w:sz w:val="24"/>
                <w:szCs w:val="24"/>
              </w:rPr>
              <w:t>Week 17</w:t>
            </w:r>
          </w:p>
        </w:tc>
        <w:tc>
          <w:tcPr>
            <w:tcW w:w="141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090B3FA7" w14:textId="77777777" w:rsidR="00612A99" w:rsidRDefault="00260BE9">
            <w:pPr>
              <w:jc w:val="both"/>
              <w:rPr>
                <w:rFonts w:ascii="Arial" w:eastAsia="Arial" w:hAnsi="Arial" w:cs="Arial"/>
                <w:sz w:val="24"/>
                <w:szCs w:val="24"/>
              </w:rPr>
            </w:pPr>
            <w:r>
              <w:rPr>
                <w:rFonts w:ascii="Arial" w:eastAsia="Arial" w:hAnsi="Arial" w:cs="Arial"/>
                <w:sz w:val="24"/>
                <w:szCs w:val="24"/>
              </w:rPr>
              <w:t>2026-11-30</w:t>
            </w:r>
          </w:p>
        </w:tc>
        <w:tc>
          <w:tcPr>
            <w:tcW w:w="122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0F95A7B6" w14:textId="77777777" w:rsidR="00612A99" w:rsidRDefault="00260BE9">
            <w:pPr>
              <w:jc w:val="both"/>
              <w:rPr>
                <w:rFonts w:ascii="Arial" w:eastAsia="Arial" w:hAnsi="Arial" w:cs="Arial"/>
                <w:sz w:val="24"/>
                <w:szCs w:val="24"/>
              </w:rPr>
            </w:pPr>
            <w:r>
              <w:rPr>
                <w:rFonts w:ascii="Arial" w:eastAsia="Arial" w:hAnsi="Arial" w:cs="Arial"/>
                <w:sz w:val="24"/>
                <w:szCs w:val="24"/>
              </w:rPr>
              <w:t>42</w:t>
            </w:r>
          </w:p>
        </w:tc>
        <w:tc>
          <w:tcPr>
            <w:tcW w:w="134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7B4FB3E0" w14:textId="77777777" w:rsidR="00612A99" w:rsidRDefault="00260BE9">
            <w:pPr>
              <w:jc w:val="both"/>
              <w:rPr>
                <w:rFonts w:ascii="Arial" w:eastAsia="Arial" w:hAnsi="Arial" w:cs="Arial"/>
                <w:sz w:val="24"/>
                <w:szCs w:val="24"/>
              </w:rPr>
            </w:pPr>
            <w:r>
              <w:rPr>
                <w:rFonts w:ascii="Arial" w:eastAsia="Arial" w:hAnsi="Arial" w:cs="Arial"/>
                <w:sz w:val="24"/>
                <w:szCs w:val="24"/>
              </w:rPr>
              <w:t>2027-01-11</w:t>
            </w:r>
          </w:p>
        </w:tc>
        <w:tc>
          <w:tcPr>
            <w:tcW w:w="159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3BB49282" w14:textId="77777777" w:rsidR="00612A99" w:rsidRDefault="00260BE9">
            <w:pPr>
              <w:jc w:val="both"/>
              <w:rPr>
                <w:rFonts w:ascii="Arial" w:eastAsia="Arial" w:hAnsi="Arial" w:cs="Arial"/>
                <w:sz w:val="24"/>
                <w:szCs w:val="24"/>
              </w:rPr>
            </w:pPr>
            <w:r>
              <w:rPr>
                <w:rFonts w:ascii="Arial" w:eastAsia="Arial" w:hAnsi="Arial" w:cs="Arial"/>
                <w:sz w:val="24"/>
                <w:szCs w:val="24"/>
              </w:rPr>
              <w:t>Consultant</w:t>
            </w:r>
          </w:p>
        </w:tc>
      </w:tr>
      <w:tr w:rsidR="00612A99" w14:paraId="596ECE07" w14:textId="77777777" w:rsidTr="00F25CEF">
        <w:trPr>
          <w:trHeight w:val="1310"/>
        </w:trPr>
        <w:tc>
          <w:tcPr>
            <w:tcW w:w="3045" w:type="dxa"/>
            <w:tcBorders>
              <w:top w:val="single" w:sz="8" w:space="0" w:color="000000"/>
              <w:left w:val="single" w:sz="8" w:space="0" w:color="D9D9D9"/>
              <w:bottom w:val="single" w:sz="8" w:space="0" w:color="D9D9D9"/>
              <w:right w:val="single" w:sz="8" w:space="0" w:color="D9D9D9"/>
            </w:tcBorders>
            <w:tcMar>
              <w:top w:w="100" w:type="dxa"/>
              <w:left w:w="100" w:type="dxa"/>
              <w:bottom w:w="100" w:type="dxa"/>
              <w:right w:w="100" w:type="dxa"/>
            </w:tcMar>
          </w:tcPr>
          <w:p w14:paraId="616FDBAC" w14:textId="77777777" w:rsidR="00612A99" w:rsidRDefault="00260BE9">
            <w:pPr>
              <w:numPr>
                <w:ilvl w:val="0"/>
                <w:numId w:val="1"/>
              </w:numPr>
              <w:pBdr>
                <w:top w:val="nil"/>
                <w:left w:val="nil"/>
                <w:bottom w:val="nil"/>
                <w:right w:val="nil"/>
                <w:between w:val="nil"/>
              </w:pBdr>
              <w:spacing w:after="0"/>
              <w:ind w:left="425" w:hanging="425"/>
              <w:jc w:val="both"/>
              <w:rPr>
                <w:rFonts w:ascii="Arial" w:eastAsia="Arial" w:hAnsi="Arial" w:cs="Arial"/>
                <w:sz w:val="24"/>
                <w:szCs w:val="24"/>
              </w:rPr>
            </w:pPr>
            <w:r>
              <w:rPr>
                <w:rFonts w:ascii="Arial" w:eastAsia="Arial" w:hAnsi="Arial" w:cs="Arial"/>
                <w:sz w:val="24"/>
                <w:szCs w:val="24"/>
              </w:rPr>
              <w:t>Draft Implementation Roadmap and Action Plan, and</w:t>
            </w:r>
          </w:p>
          <w:p w14:paraId="1B4B49DA" w14:textId="77777777" w:rsidR="00612A99" w:rsidRDefault="00260BE9">
            <w:pPr>
              <w:numPr>
                <w:ilvl w:val="0"/>
                <w:numId w:val="1"/>
              </w:numPr>
              <w:pBdr>
                <w:top w:val="nil"/>
                <w:left w:val="nil"/>
                <w:bottom w:val="nil"/>
                <w:right w:val="nil"/>
                <w:between w:val="nil"/>
              </w:pBdr>
              <w:ind w:left="425" w:hanging="425"/>
              <w:jc w:val="both"/>
              <w:rPr>
                <w:rFonts w:ascii="Arial" w:eastAsia="Arial" w:hAnsi="Arial" w:cs="Arial"/>
                <w:sz w:val="24"/>
                <w:szCs w:val="24"/>
              </w:rPr>
            </w:pPr>
            <w:r>
              <w:rPr>
                <w:rFonts w:ascii="Arial" w:eastAsia="Arial" w:hAnsi="Arial" w:cs="Arial"/>
                <w:sz w:val="24"/>
                <w:szCs w:val="24"/>
              </w:rPr>
              <w:t>Draft Monitoring, Evaluation and Learning Framework.</w:t>
            </w:r>
          </w:p>
        </w:tc>
        <w:tc>
          <w:tcPr>
            <w:tcW w:w="115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325CE70B" w14:textId="77777777" w:rsidR="00612A99" w:rsidRDefault="00260BE9">
            <w:pPr>
              <w:jc w:val="both"/>
              <w:rPr>
                <w:rFonts w:ascii="Arial" w:eastAsia="Arial" w:hAnsi="Arial" w:cs="Arial"/>
                <w:sz w:val="24"/>
                <w:szCs w:val="24"/>
              </w:rPr>
            </w:pPr>
            <w:r>
              <w:rPr>
                <w:rFonts w:ascii="Arial" w:eastAsia="Arial" w:hAnsi="Arial" w:cs="Arial"/>
                <w:sz w:val="24"/>
                <w:szCs w:val="24"/>
              </w:rPr>
              <w:t>Week 21</w:t>
            </w:r>
          </w:p>
        </w:tc>
        <w:tc>
          <w:tcPr>
            <w:tcW w:w="141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31186956" w14:textId="77777777" w:rsidR="00612A99" w:rsidRDefault="00260BE9">
            <w:pPr>
              <w:jc w:val="both"/>
              <w:rPr>
                <w:rFonts w:ascii="Arial" w:eastAsia="Arial" w:hAnsi="Arial" w:cs="Arial"/>
                <w:sz w:val="24"/>
                <w:szCs w:val="24"/>
              </w:rPr>
            </w:pPr>
            <w:r>
              <w:rPr>
                <w:rFonts w:ascii="Arial" w:eastAsia="Arial" w:hAnsi="Arial" w:cs="Arial"/>
                <w:sz w:val="24"/>
                <w:szCs w:val="24"/>
              </w:rPr>
              <w:t>2027-01-11</w:t>
            </w:r>
          </w:p>
        </w:tc>
        <w:tc>
          <w:tcPr>
            <w:tcW w:w="122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108DE801" w14:textId="77777777" w:rsidR="00612A99" w:rsidRDefault="00260BE9">
            <w:pPr>
              <w:jc w:val="both"/>
              <w:rPr>
                <w:rFonts w:ascii="Arial" w:eastAsia="Arial" w:hAnsi="Arial" w:cs="Arial"/>
                <w:sz w:val="24"/>
                <w:szCs w:val="24"/>
              </w:rPr>
            </w:pPr>
            <w:r>
              <w:rPr>
                <w:rFonts w:ascii="Arial" w:eastAsia="Arial" w:hAnsi="Arial" w:cs="Arial"/>
                <w:sz w:val="24"/>
                <w:szCs w:val="24"/>
              </w:rPr>
              <w:t>28</w:t>
            </w:r>
          </w:p>
        </w:tc>
        <w:tc>
          <w:tcPr>
            <w:tcW w:w="134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2F0A2716" w14:textId="77777777" w:rsidR="00612A99" w:rsidRDefault="00260BE9">
            <w:pPr>
              <w:jc w:val="both"/>
              <w:rPr>
                <w:rFonts w:ascii="Arial" w:eastAsia="Arial" w:hAnsi="Arial" w:cs="Arial"/>
                <w:sz w:val="24"/>
                <w:szCs w:val="24"/>
              </w:rPr>
            </w:pPr>
            <w:r>
              <w:rPr>
                <w:rFonts w:ascii="Arial" w:eastAsia="Arial" w:hAnsi="Arial" w:cs="Arial"/>
                <w:sz w:val="24"/>
                <w:szCs w:val="24"/>
              </w:rPr>
              <w:t>2027-02-08</w:t>
            </w:r>
          </w:p>
        </w:tc>
        <w:tc>
          <w:tcPr>
            <w:tcW w:w="159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338A3DBA" w14:textId="77777777" w:rsidR="00612A99" w:rsidRDefault="00260BE9">
            <w:pPr>
              <w:jc w:val="both"/>
              <w:rPr>
                <w:rFonts w:ascii="Arial" w:eastAsia="Arial" w:hAnsi="Arial" w:cs="Arial"/>
                <w:sz w:val="24"/>
                <w:szCs w:val="24"/>
              </w:rPr>
            </w:pPr>
            <w:r>
              <w:rPr>
                <w:rFonts w:ascii="Arial" w:eastAsia="Arial" w:hAnsi="Arial" w:cs="Arial"/>
                <w:sz w:val="24"/>
                <w:szCs w:val="24"/>
              </w:rPr>
              <w:t>Consultant</w:t>
            </w:r>
          </w:p>
        </w:tc>
      </w:tr>
      <w:tr w:rsidR="00612A99" w14:paraId="2CBF6BF0" w14:textId="77777777" w:rsidTr="00F25CEF">
        <w:trPr>
          <w:trHeight w:val="800"/>
        </w:trPr>
        <w:tc>
          <w:tcPr>
            <w:tcW w:w="3045" w:type="dxa"/>
            <w:tcBorders>
              <w:top w:val="single" w:sz="8" w:space="0" w:color="000000"/>
              <w:left w:val="single" w:sz="8" w:space="0" w:color="D9D9D9"/>
              <w:bottom w:val="single" w:sz="8" w:space="0" w:color="D9D9D9"/>
              <w:right w:val="single" w:sz="8" w:space="0" w:color="D9D9D9"/>
            </w:tcBorders>
            <w:shd w:val="clear" w:color="auto" w:fill="FFE599"/>
            <w:tcMar>
              <w:top w:w="100" w:type="dxa"/>
              <w:left w:w="100" w:type="dxa"/>
              <w:bottom w:w="100" w:type="dxa"/>
              <w:right w:w="100" w:type="dxa"/>
            </w:tcMar>
          </w:tcPr>
          <w:p w14:paraId="0AE2CAFF" w14:textId="77777777" w:rsidR="00612A99" w:rsidRDefault="00260BE9">
            <w:pPr>
              <w:pBdr>
                <w:top w:val="nil"/>
                <w:left w:val="nil"/>
                <w:bottom w:val="nil"/>
                <w:right w:val="nil"/>
                <w:between w:val="nil"/>
              </w:pBdr>
              <w:jc w:val="both"/>
              <w:rPr>
                <w:rFonts w:ascii="Arial" w:eastAsia="Arial" w:hAnsi="Arial" w:cs="Arial"/>
                <w:sz w:val="24"/>
                <w:szCs w:val="24"/>
              </w:rPr>
            </w:pPr>
            <w:commentRangeStart w:id="674"/>
            <w:r>
              <w:rPr>
                <w:rFonts w:ascii="Arial" w:eastAsia="Arial" w:hAnsi="Arial" w:cs="Arial"/>
                <w:sz w:val="24"/>
                <w:szCs w:val="24"/>
              </w:rPr>
              <w:t>Regional validation workshop</w:t>
            </w:r>
            <w:commentRangeEnd w:id="674"/>
            <w:r w:rsidR="002F104F">
              <w:rPr>
                <w:rStyle w:val="CommentReference"/>
                <w:rFonts w:ascii="Arial" w:eastAsia="Arial" w:hAnsi="Arial" w:cs="Arial"/>
                <w:sz w:val="24"/>
                <w:szCs w:val="24"/>
              </w:rPr>
              <w:commentReference w:id="674"/>
            </w:r>
          </w:p>
        </w:tc>
        <w:tc>
          <w:tcPr>
            <w:tcW w:w="1155"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3992540E" w14:textId="77777777" w:rsidR="00612A99" w:rsidRDefault="00260BE9">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Week 24</w:t>
            </w:r>
          </w:p>
        </w:tc>
        <w:tc>
          <w:tcPr>
            <w:tcW w:w="1410"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3DAF7880" w14:textId="77777777" w:rsidR="00612A99" w:rsidRDefault="00260BE9">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2027-02-08</w:t>
            </w:r>
          </w:p>
        </w:tc>
        <w:tc>
          <w:tcPr>
            <w:tcW w:w="1220"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0FAE910F" w14:textId="77777777" w:rsidR="00612A99" w:rsidRDefault="00260BE9">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23</w:t>
            </w:r>
          </w:p>
        </w:tc>
        <w:tc>
          <w:tcPr>
            <w:tcW w:w="1345"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36FF95A9" w14:textId="77777777" w:rsidR="00612A99" w:rsidRDefault="00260BE9">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2027-03-03</w:t>
            </w:r>
          </w:p>
        </w:tc>
        <w:tc>
          <w:tcPr>
            <w:tcW w:w="1590" w:type="dxa"/>
            <w:tcBorders>
              <w:top w:val="single" w:sz="8" w:space="0" w:color="000000"/>
              <w:left w:val="single" w:sz="8" w:space="0" w:color="000000"/>
              <w:bottom w:val="single" w:sz="8" w:space="0" w:color="D9D9D9"/>
              <w:right w:val="single" w:sz="8" w:space="0" w:color="D9D9D9"/>
            </w:tcBorders>
            <w:shd w:val="clear" w:color="auto" w:fill="FFE599"/>
            <w:tcMar>
              <w:top w:w="100" w:type="dxa"/>
              <w:left w:w="100" w:type="dxa"/>
              <w:bottom w:w="100" w:type="dxa"/>
              <w:right w:w="100" w:type="dxa"/>
            </w:tcMar>
          </w:tcPr>
          <w:p w14:paraId="061D4A7E" w14:textId="77777777" w:rsidR="00612A99" w:rsidRDefault="00260BE9">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EAC/UNEP/Partner States </w:t>
            </w:r>
          </w:p>
        </w:tc>
      </w:tr>
      <w:tr w:rsidR="00612A99" w14:paraId="772AF208" w14:textId="77777777" w:rsidTr="00F25CEF">
        <w:trPr>
          <w:trHeight w:val="2150"/>
        </w:trPr>
        <w:tc>
          <w:tcPr>
            <w:tcW w:w="3045" w:type="dxa"/>
            <w:tcBorders>
              <w:top w:val="single" w:sz="8" w:space="0" w:color="000000"/>
              <w:left w:val="single" w:sz="8" w:space="0" w:color="D9D9D9"/>
              <w:bottom w:val="single" w:sz="8" w:space="0" w:color="D9D9D9"/>
              <w:right w:val="single" w:sz="8" w:space="0" w:color="D9D9D9"/>
            </w:tcBorders>
            <w:tcMar>
              <w:top w:w="100" w:type="dxa"/>
              <w:left w:w="100" w:type="dxa"/>
              <w:bottom w:w="100" w:type="dxa"/>
              <w:right w:w="100" w:type="dxa"/>
            </w:tcMar>
          </w:tcPr>
          <w:p w14:paraId="469C9773" w14:textId="77777777" w:rsidR="00612A99" w:rsidRDefault="00260BE9">
            <w:pPr>
              <w:numPr>
                <w:ilvl w:val="0"/>
                <w:numId w:val="1"/>
              </w:numPr>
              <w:pBdr>
                <w:top w:val="nil"/>
                <w:left w:val="nil"/>
                <w:bottom w:val="nil"/>
                <w:right w:val="nil"/>
                <w:between w:val="nil"/>
              </w:pBdr>
              <w:spacing w:after="0"/>
              <w:ind w:left="425" w:hanging="425"/>
              <w:jc w:val="both"/>
              <w:rPr>
                <w:rFonts w:ascii="Arial" w:eastAsia="Arial" w:hAnsi="Arial" w:cs="Arial"/>
                <w:sz w:val="24"/>
                <w:szCs w:val="24"/>
              </w:rPr>
            </w:pPr>
            <w:r>
              <w:rPr>
                <w:rFonts w:ascii="Arial" w:eastAsia="Arial" w:hAnsi="Arial" w:cs="Arial"/>
                <w:sz w:val="24"/>
                <w:szCs w:val="24"/>
              </w:rPr>
              <w:t>Final EAC Regional E-Mobility Strategy and Policy, and</w:t>
            </w:r>
          </w:p>
          <w:p w14:paraId="006AF8A3" w14:textId="77777777" w:rsidR="00612A99" w:rsidRDefault="00260BE9">
            <w:pPr>
              <w:numPr>
                <w:ilvl w:val="0"/>
                <w:numId w:val="1"/>
              </w:numPr>
              <w:pBdr>
                <w:top w:val="nil"/>
                <w:left w:val="nil"/>
                <w:bottom w:val="nil"/>
                <w:right w:val="nil"/>
                <w:between w:val="nil"/>
              </w:pBdr>
              <w:spacing w:after="0"/>
              <w:ind w:left="425" w:hanging="425"/>
              <w:jc w:val="both"/>
              <w:rPr>
                <w:rFonts w:ascii="Arial" w:eastAsia="Arial" w:hAnsi="Arial" w:cs="Arial"/>
                <w:sz w:val="24"/>
                <w:szCs w:val="24"/>
              </w:rPr>
            </w:pPr>
            <w:r>
              <w:rPr>
                <w:rFonts w:ascii="Arial" w:eastAsia="Arial" w:hAnsi="Arial" w:cs="Arial"/>
                <w:sz w:val="24"/>
                <w:szCs w:val="24"/>
              </w:rPr>
              <w:t>Final Implementation Roadmap and Action Plan, and</w:t>
            </w:r>
          </w:p>
          <w:p w14:paraId="22D1413C" w14:textId="77777777" w:rsidR="00612A99" w:rsidRDefault="00260BE9">
            <w:pPr>
              <w:numPr>
                <w:ilvl w:val="0"/>
                <w:numId w:val="1"/>
              </w:numPr>
              <w:pBdr>
                <w:top w:val="nil"/>
                <w:left w:val="nil"/>
                <w:bottom w:val="nil"/>
                <w:right w:val="nil"/>
                <w:between w:val="nil"/>
              </w:pBdr>
              <w:ind w:left="425" w:hanging="425"/>
              <w:jc w:val="both"/>
              <w:rPr>
                <w:rFonts w:ascii="Arial" w:eastAsia="Arial" w:hAnsi="Arial" w:cs="Arial"/>
                <w:sz w:val="24"/>
                <w:szCs w:val="24"/>
              </w:rPr>
            </w:pPr>
            <w:r>
              <w:rPr>
                <w:rFonts w:ascii="Arial" w:eastAsia="Arial" w:hAnsi="Arial" w:cs="Arial"/>
                <w:sz w:val="24"/>
                <w:szCs w:val="24"/>
              </w:rPr>
              <w:t>Final Monitoring, Evaluation and Learning Framework.</w:t>
            </w:r>
          </w:p>
        </w:tc>
        <w:tc>
          <w:tcPr>
            <w:tcW w:w="115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50C0613B" w14:textId="77777777" w:rsidR="00612A99" w:rsidRDefault="00260BE9">
            <w:pPr>
              <w:jc w:val="both"/>
              <w:rPr>
                <w:rFonts w:ascii="Arial" w:eastAsia="Arial" w:hAnsi="Arial" w:cs="Arial"/>
                <w:sz w:val="24"/>
                <w:szCs w:val="24"/>
              </w:rPr>
            </w:pPr>
            <w:r>
              <w:rPr>
                <w:rFonts w:ascii="Arial" w:eastAsia="Arial" w:hAnsi="Arial" w:cs="Arial"/>
                <w:sz w:val="24"/>
                <w:szCs w:val="24"/>
              </w:rPr>
              <w:t>Week 26</w:t>
            </w:r>
          </w:p>
        </w:tc>
        <w:tc>
          <w:tcPr>
            <w:tcW w:w="141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7F5EEFE1" w14:textId="77777777" w:rsidR="00612A99" w:rsidRDefault="00260BE9">
            <w:pPr>
              <w:jc w:val="both"/>
              <w:rPr>
                <w:rFonts w:ascii="Arial" w:eastAsia="Arial" w:hAnsi="Arial" w:cs="Arial"/>
                <w:sz w:val="24"/>
                <w:szCs w:val="24"/>
              </w:rPr>
            </w:pPr>
            <w:r>
              <w:rPr>
                <w:rFonts w:ascii="Arial" w:eastAsia="Arial" w:hAnsi="Arial" w:cs="Arial"/>
                <w:sz w:val="24"/>
                <w:szCs w:val="24"/>
              </w:rPr>
              <w:t>2027-03-03</w:t>
            </w:r>
          </w:p>
        </w:tc>
        <w:tc>
          <w:tcPr>
            <w:tcW w:w="122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7825925B" w14:textId="77777777" w:rsidR="00612A99" w:rsidRDefault="00260BE9">
            <w:pPr>
              <w:jc w:val="both"/>
              <w:rPr>
                <w:rFonts w:ascii="Arial" w:eastAsia="Arial" w:hAnsi="Arial" w:cs="Arial"/>
                <w:sz w:val="24"/>
                <w:szCs w:val="24"/>
              </w:rPr>
            </w:pPr>
            <w:r>
              <w:rPr>
                <w:rFonts w:ascii="Arial" w:eastAsia="Arial" w:hAnsi="Arial" w:cs="Arial"/>
                <w:sz w:val="24"/>
                <w:szCs w:val="24"/>
              </w:rPr>
              <w:t>28</w:t>
            </w:r>
          </w:p>
        </w:tc>
        <w:tc>
          <w:tcPr>
            <w:tcW w:w="1345"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546CA491" w14:textId="77777777" w:rsidR="00612A99" w:rsidRDefault="00260BE9">
            <w:pPr>
              <w:jc w:val="both"/>
              <w:rPr>
                <w:rFonts w:ascii="Arial" w:eastAsia="Arial" w:hAnsi="Arial" w:cs="Arial"/>
                <w:sz w:val="24"/>
                <w:szCs w:val="24"/>
              </w:rPr>
            </w:pPr>
            <w:r>
              <w:rPr>
                <w:rFonts w:ascii="Arial" w:eastAsia="Arial" w:hAnsi="Arial" w:cs="Arial"/>
                <w:sz w:val="24"/>
                <w:szCs w:val="24"/>
              </w:rPr>
              <w:t>2027-03-31</w:t>
            </w:r>
          </w:p>
        </w:tc>
        <w:tc>
          <w:tcPr>
            <w:tcW w:w="1590" w:type="dxa"/>
            <w:tcBorders>
              <w:top w:val="single" w:sz="8" w:space="0" w:color="000000"/>
              <w:left w:val="single" w:sz="8" w:space="0" w:color="000000"/>
              <w:bottom w:val="single" w:sz="8" w:space="0" w:color="D9D9D9"/>
              <w:right w:val="single" w:sz="8" w:space="0" w:color="D9D9D9"/>
            </w:tcBorders>
            <w:tcMar>
              <w:top w:w="100" w:type="dxa"/>
              <w:left w:w="100" w:type="dxa"/>
              <w:bottom w:w="100" w:type="dxa"/>
              <w:right w:w="100" w:type="dxa"/>
            </w:tcMar>
          </w:tcPr>
          <w:p w14:paraId="66F24416" w14:textId="77777777" w:rsidR="00612A99" w:rsidRDefault="00260BE9">
            <w:pPr>
              <w:jc w:val="both"/>
              <w:rPr>
                <w:rFonts w:ascii="Arial" w:eastAsia="Arial" w:hAnsi="Arial" w:cs="Arial"/>
                <w:sz w:val="24"/>
                <w:szCs w:val="24"/>
              </w:rPr>
            </w:pPr>
            <w:r>
              <w:rPr>
                <w:rFonts w:ascii="Arial" w:eastAsia="Arial" w:hAnsi="Arial" w:cs="Arial"/>
                <w:sz w:val="24"/>
                <w:szCs w:val="24"/>
              </w:rPr>
              <w:t>Consultant / UNEP/EAC</w:t>
            </w:r>
          </w:p>
        </w:tc>
      </w:tr>
    </w:tbl>
    <w:p w14:paraId="45940847" w14:textId="77777777" w:rsidR="00612A99" w:rsidRDefault="00612A99">
      <w:pPr>
        <w:ind w:firstLine="720"/>
        <w:jc w:val="both"/>
        <w:rPr>
          <w:rFonts w:ascii="Arial" w:eastAsia="Arial" w:hAnsi="Arial" w:cs="Arial"/>
          <w:sz w:val="24"/>
          <w:szCs w:val="24"/>
        </w:rPr>
      </w:pPr>
    </w:p>
    <w:p w14:paraId="5B0E70DF" w14:textId="77777777" w:rsidR="00612A99" w:rsidRDefault="00260BE9" w:rsidP="00F25CEF">
      <w:pPr>
        <w:pStyle w:val="Heading1"/>
        <w:numPr>
          <w:ilvl w:val="0"/>
          <w:numId w:val="6"/>
        </w:numPr>
        <w:pBdr>
          <w:top w:val="nil"/>
          <w:left w:val="nil"/>
          <w:bottom w:val="nil"/>
          <w:right w:val="nil"/>
          <w:between w:val="nil"/>
        </w:pBdr>
        <w:ind w:hanging="720"/>
      </w:pPr>
      <w:bookmarkStart w:id="675" w:name="_Toc241584384"/>
      <w:r>
        <w:t>NEXT STEPS</w:t>
      </w:r>
      <w:bookmarkEnd w:id="675"/>
    </w:p>
    <w:p w14:paraId="540CF620"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Following the acceptance of the Inception Report, the consultant shall embark on the data collection and the preparation of the Diagnostic Assessment Report. </w:t>
      </w:r>
    </w:p>
    <w:p w14:paraId="104AFEAC" w14:textId="77777777" w:rsidR="00612A99" w:rsidRDefault="00260BE9">
      <w:pPr>
        <w:ind w:left="720"/>
        <w:jc w:val="both"/>
        <w:rPr>
          <w:rFonts w:ascii="Arial" w:eastAsia="Arial" w:hAnsi="Arial" w:cs="Arial"/>
          <w:sz w:val="24"/>
          <w:szCs w:val="24"/>
        </w:rPr>
      </w:pPr>
      <w:r>
        <w:rPr>
          <w:rFonts w:ascii="Arial" w:eastAsia="Arial" w:hAnsi="Arial" w:cs="Arial"/>
          <w:sz w:val="24"/>
          <w:szCs w:val="24"/>
        </w:rPr>
        <w:t xml:space="preserve">In the course of data collection, it may be necessary to interview some key stakeholders, especially from the ministries responsible for transport policy and some investors and users. Limited missions to selected countries would be needed. The countries selected for field visits are </w:t>
      </w:r>
      <w:commentRangeStart w:id="676"/>
      <w:r>
        <w:rPr>
          <w:rFonts w:ascii="Arial" w:eastAsia="Arial" w:hAnsi="Arial" w:cs="Arial"/>
          <w:sz w:val="24"/>
          <w:szCs w:val="24"/>
        </w:rPr>
        <w:t>Kenya, Uganda, Rwanda and Tanzania,</w:t>
      </w:r>
      <w:commentRangeEnd w:id="676"/>
      <w:r w:rsidR="00E90F23">
        <w:rPr>
          <w:rStyle w:val="CommentReference"/>
          <w:rFonts w:ascii="Arial" w:eastAsia="Arial" w:hAnsi="Arial" w:cs="Arial"/>
          <w:sz w:val="24"/>
          <w:szCs w:val="24"/>
        </w:rPr>
        <w:commentReference w:id="676"/>
      </w:r>
      <w:r>
        <w:rPr>
          <w:rFonts w:ascii="Arial" w:eastAsia="Arial" w:hAnsi="Arial" w:cs="Arial"/>
          <w:sz w:val="24"/>
          <w:szCs w:val="24"/>
        </w:rPr>
        <w:t xml:space="preserve"> based on their advanced levels of promoting electric mobility. The outcomes will be used to develop regional parameters and policy recommendations to be adopted by all the Partner States. In addition, the </w:t>
      </w:r>
      <w:commentRangeStart w:id="677"/>
      <w:r>
        <w:rPr>
          <w:rFonts w:ascii="Arial" w:eastAsia="Arial" w:hAnsi="Arial" w:cs="Arial"/>
          <w:sz w:val="24"/>
          <w:szCs w:val="24"/>
        </w:rPr>
        <w:t xml:space="preserve">recommendations of the continental framework </w:t>
      </w:r>
      <w:commentRangeEnd w:id="677"/>
      <w:r w:rsidR="00A8646A">
        <w:rPr>
          <w:rStyle w:val="CommentReference"/>
          <w:rFonts w:ascii="Arial" w:eastAsia="Arial" w:hAnsi="Arial" w:cs="Arial"/>
          <w:sz w:val="24"/>
          <w:szCs w:val="24"/>
        </w:rPr>
        <w:commentReference w:id="677"/>
      </w:r>
      <w:r>
        <w:rPr>
          <w:rFonts w:ascii="Arial" w:eastAsia="Arial" w:hAnsi="Arial" w:cs="Arial"/>
          <w:sz w:val="24"/>
          <w:szCs w:val="24"/>
        </w:rPr>
        <w:t>on e-mobility will be taken into account.</w:t>
      </w:r>
    </w:p>
    <w:p w14:paraId="2818C62E" w14:textId="77777777" w:rsidR="00612A99" w:rsidRDefault="00260BE9">
      <w:pPr>
        <w:ind w:left="720"/>
        <w:jc w:val="both"/>
        <w:rPr>
          <w:rFonts w:ascii="Arial" w:eastAsia="Arial" w:hAnsi="Arial" w:cs="Arial"/>
          <w:sz w:val="24"/>
          <w:szCs w:val="24"/>
        </w:rPr>
      </w:pPr>
      <w:r>
        <w:rPr>
          <w:rFonts w:ascii="Arial" w:eastAsia="Arial" w:hAnsi="Arial" w:cs="Arial"/>
          <w:sz w:val="24"/>
          <w:szCs w:val="24"/>
        </w:rPr>
        <w:lastRenderedPageBreak/>
        <w:t xml:space="preserve">The consultant will discuss with the Client the possibilities and the modalities of </w:t>
      </w:r>
      <w:commentRangeStart w:id="678"/>
      <w:r>
        <w:rPr>
          <w:rFonts w:ascii="Arial" w:eastAsia="Arial" w:hAnsi="Arial" w:cs="Arial"/>
          <w:sz w:val="24"/>
          <w:szCs w:val="24"/>
        </w:rPr>
        <w:t xml:space="preserve">site visits. </w:t>
      </w:r>
      <w:commentRangeEnd w:id="678"/>
      <w:r w:rsidR="00C52A59">
        <w:rPr>
          <w:rStyle w:val="CommentReference"/>
          <w:rFonts w:ascii="Arial" w:eastAsia="Arial" w:hAnsi="Arial" w:cs="Arial"/>
          <w:sz w:val="24"/>
          <w:szCs w:val="24"/>
        </w:rPr>
        <w:commentReference w:id="678"/>
      </w:r>
      <w:r>
        <w:rPr>
          <w:rFonts w:ascii="Arial" w:eastAsia="Arial" w:hAnsi="Arial" w:cs="Arial"/>
          <w:sz w:val="24"/>
          <w:szCs w:val="24"/>
        </w:rPr>
        <w:t>The following table is indicative of how the visits, if approved, shall be conducted.</w:t>
      </w:r>
    </w:p>
    <w:p w14:paraId="5977A74E" w14:textId="77777777" w:rsidR="00612A99" w:rsidRDefault="00260BE9">
      <w:pPr>
        <w:jc w:val="both"/>
        <w:rPr>
          <w:rFonts w:ascii="Arial" w:eastAsia="Arial" w:hAnsi="Arial" w:cs="Arial"/>
          <w:sz w:val="24"/>
          <w:szCs w:val="24"/>
        </w:rPr>
      </w:pPr>
      <w:r>
        <w:rPr>
          <w:rFonts w:ascii="Arial" w:eastAsia="Arial" w:hAnsi="Arial" w:cs="Arial"/>
          <w:sz w:val="24"/>
          <w:szCs w:val="24"/>
        </w:rPr>
        <w:tab/>
        <w:t xml:space="preserve">Table 9-1: </w:t>
      </w:r>
      <w:commentRangeStart w:id="679"/>
      <w:r>
        <w:rPr>
          <w:rFonts w:ascii="Arial" w:eastAsia="Arial" w:hAnsi="Arial" w:cs="Arial"/>
          <w:sz w:val="24"/>
          <w:szCs w:val="24"/>
        </w:rPr>
        <w:t>Rwanda</w:t>
      </w:r>
      <w:commentRangeEnd w:id="679"/>
      <w:r w:rsidR="004F799E">
        <w:rPr>
          <w:rStyle w:val="CommentReference"/>
          <w:rFonts w:ascii="Arial" w:eastAsia="Arial" w:hAnsi="Arial" w:cs="Arial"/>
          <w:sz w:val="24"/>
          <w:szCs w:val="24"/>
        </w:rPr>
        <w:commentReference w:id="679"/>
      </w:r>
      <w:r>
        <w:rPr>
          <w:rFonts w:ascii="Arial" w:eastAsia="Arial" w:hAnsi="Arial" w:cs="Arial"/>
          <w:sz w:val="24"/>
          <w:szCs w:val="24"/>
        </w:rPr>
        <w:t xml:space="preserve"> Field Mission Plan </w:t>
      </w:r>
      <w:r>
        <w:rPr>
          <w:rFonts w:ascii="Arial" w:eastAsia="Arial" w:hAnsi="Arial" w:cs="Arial"/>
          <w:sz w:val="24"/>
          <w:szCs w:val="24"/>
        </w:rPr>
        <w:tab/>
      </w:r>
    </w:p>
    <w:sdt>
      <w:sdtPr>
        <w:tag w:val="goog_rdk_3"/>
        <w:id w:val="1684918582"/>
        <w:lock w:val="contentLocked"/>
      </w:sdtPr>
      <w:sdtContent>
        <w:tbl>
          <w:tblPr>
            <w:tblStyle w:val="ad"/>
            <w:tblW w:w="934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3135"/>
            <w:gridCol w:w="3405"/>
          </w:tblGrid>
          <w:tr w:rsidR="00612A99" w14:paraId="119A04FC" w14:textId="77777777">
            <w:tc>
              <w:tcPr>
                <w:tcW w:w="2805" w:type="dxa"/>
                <w:shd w:val="clear" w:color="auto" w:fill="00FFFF"/>
                <w:tcMar>
                  <w:top w:w="100" w:type="dxa"/>
                  <w:left w:w="100" w:type="dxa"/>
                  <w:bottom w:w="100" w:type="dxa"/>
                  <w:right w:w="100" w:type="dxa"/>
                </w:tcMar>
              </w:tcPr>
              <w:p w14:paraId="5E5A37F2"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rPr>
                </w:pPr>
                <w:r>
                  <w:rPr>
                    <w:rFonts w:ascii="Arial" w:eastAsia="Arial" w:hAnsi="Arial" w:cs="Arial"/>
                    <w:b/>
                    <w:bCs/>
                  </w:rPr>
                  <w:t>Stakeholder / Facility</w:t>
                </w:r>
              </w:p>
            </w:tc>
            <w:tc>
              <w:tcPr>
                <w:tcW w:w="3135" w:type="dxa"/>
                <w:shd w:val="clear" w:color="auto" w:fill="00FFFF"/>
                <w:tcMar>
                  <w:top w:w="100" w:type="dxa"/>
                  <w:left w:w="100" w:type="dxa"/>
                  <w:bottom w:w="100" w:type="dxa"/>
                  <w:right w:w="100" w:type="dxa"/>
                </w:tcMar>
              </w:tcPr>
              <w:p w14:paraId="46212C3C"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rPr>
                </w:pPr>
                <w:r>
                  <w:rPr>
                    <w:rFonts w:ascii="Arial" w:eastAsia="Arial" w:hAnsi="Arial" w:cs="Arial"/>
                    <w:b/>
                    <w:bCs/>
                  </w:rPr>
                  <w:t>Location</w:t>
                </w:r>
              </w:p>
            </w:tc>
            <w:tc>
              <w:tcPr>
                <w:tcW w:w="3405" w:type="dxa"/>
                <w:shd w:val="clear" w:color="auto" w:fill="00FFFF"/>
                <w:tcMar>
                  <w:top w:w="100" w:type="dxa"/>
                  <w:left w:w="100" w:type="dxa"/>
                  <w:bottom w:w="100" w:type="dxa"/>
                  <w:right w:w="100" w:type="dxa"/>
                </w:tcMar>
              </w:tcPr>
              <w:p w14:paraId="01AAD42A"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b/>
                    <w:bCs/>
                  </w:rPr>
                </w:pPr>
                <w:r>
                  <w:rPr>
                    <w:rFonts w:ascii="Arial" w:eastAsia="Arial" w:hAnsi="Arial" w:cs="Arial"/>
                    <w:b/>
                    <w:bCs/>
                  </w:rPr>
                  <w:t>Logistics Plan</w:t>
                </w:r>
              </w:p>
            </w:tc>
          </w:tr>
          <w:tr w:rsidR="00612A99" w14:paraId="2843A196" w14:textId="77777777">
            <w:tc>
              <w:tcPr>
                <w:tcW w:w="2805" w:type="dxa"/>
                <w:tcMar>
                  <w:top w:w="100" w:type="dxa"/>
                  <w:left w:w="100" w:type="dxa"/>
                  <w:bottom w:w="100" w:type="dxa"/>
                  <w:right w:w="100" w:type="dxa"/>
                </w:tcMar>
              </w:tcPr>
              <w:p w14:paraId="5CBDF417"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Ministry of Infrastructure</w:t>
                </w:r>
              </w:p>
            </w:tc>
            <w:tc>
              <w:tcPr>
                <w:tcW w:w="3135" w:type="dxa"/>
                <w:tcMar>
                  <w:top w:w="100" w:type="dxa"/>
                  <w:left w:w="100" w:type="dxa"/>
                  <w:bottom w:w="100" w:type="dxa"/>
                  <w:right w:w="100" w:type="dxa"/>
                </w:tcMar>
              </w:tcPr>
              <w:p w14:paraId="7E49FE34"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Kigali</w:t>
                </w:r>
              </w:p>
            </w:tc>
            <w:tc>
              <w:tcPr>
                <w:tcW w:w="3405" w:type="dxa"/>
                <w:tcMar>
                  <w:top w:w="100" w:type="dxa"/>
                  <w:left w:w="100" w:type="dxa"/>
                  <w:bottom w:w="100" w:type="dxa"/>
                  <w:right w:w="100" w:type="dxa"/>
                </w:tcMar>
              </w:tcPr>
              <w:p w14:paraId="77AA07A6"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Field mission conducted by the Research Assistant.</w:t>
                </w:r>
              </w:p>
              <w:p w14:paraId="50F467C3"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p w14:paraId="4B3D7270"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Fly to Kigali from Nairobi and visit the institutions over two days</w:t>
                </w:r>
              </w:p>
              <w:p w14:paraId="0F5C2149"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p w14:paraId="5C75A4E4"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Three (03 ) per diem nights</w:t>
                </w:r>
              </w:p>
            </w:tc>
          </w:tr>
          <w:tr w:rsidR="00612A99" w14:paraId="3994DC37" w14:textId="77777777">
            <w:tc>
              <w:tcPr>
                <w:tcW w:w="2805" w:type="dxa"/>
                <w:tcMar>
                  <w:top w:w="100" w:type="dxa"/>
                  <w:left w:w="100" w:type="dxa"/>
                  <w:bottom w:w="100" w:type="dxa"/>
                  <w:right w:w="100" w:type="dxa"/>
                </w:tcMar>
              </w:tcPr>
              <w:p w14:paraId="459ABA67"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tbd</w:t>
                </w:r>
              </w:p>
            </w:tc>
            <w:tc>
              <w:tcPr>
                <w:tcW w:w="3135" w:type="dxa"/>
                <w:tcMar>
                  <w:top w:w="100" w:type="dxa"/>
                  <w:left w:w="100" w:type="dxa"/>
                  <w:bottom w:w="100" w:type="dxa"/>
                  <w:right w:w="100" w:type="dxa"/>
                </w:tcMar>
              </w:tcPr>
              <w:p w14:paraId="5BEDE320" w14:textId="77777777" w:rsidR="00612A99" w:rsidRDefault="00260BE9">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Kigali</w:t>
                </w:r>
              </w:p>
            </w:tc>
            <w:tc>
              <w:tcPr>
                <w:tcW w:w="3405" w:type="dxa"/>
                <w:tcMar>
                  <w:top w:w="100" w:type="dxa"/>
                  <w:left w:w="100" w:type="dxa"/>
                  <w:bottom w:w="100" w:type="dxa"/>
                  <w:right w:w="100" w:type="dxa"/>
                </w:tcMar>
              </w:tcPr>
              <w:p w14:paraId="502F1712"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tc>
          </w:tr>
          <w:tr w:rsidR="00612A99" w14:paraId="64FFE1E8" w14:textId="77777777">
            <w:tc>
              <w:tcPr>
                <w:tcW w:w="2805" w:type="dxa"/>
                <w:tcMar>
                  <w:top w:w="100" w:type="dxa"/>
                  <w:left w:w="100" w:type="dxa"/>
                  <w:bottom w:w="100" w:type="dxa"/>
                  <w:right w:w="100" w:type="dxa"/>
                </w:tcMar>
              </w:tcPr>
              <w:p w14:paraId="1ED0F92F"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51F43353"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2061DA49"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tc>
          </w:tr>
          <w:tr w:rsidR="00612A99" w14:paraId="4991608D" w14:textId="77777777">
            <w:tc>
              <w:tcPr>
                <w:tcW w:w="2805" w:type="dxa"/>
                <w:tcMar>
                  <w:top w:w="100" w:type="dxa"/>
                  <w:left w:w="100" w:type="dxa"/>
                  <w:bottom w:w="100" w:type="dxa"/>
                  <w:right w:w="100" w:type="dxa"/>
                </w:tcMar>
              </w:tcPr>
              <w:p w14:paraId="478A74BF"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25AD99B5" w14:textId="77777777" w:rsidR="00612A99" w:rsidRDefault="00612A99">
                <w:pPr>
                  <w:widowControl w:val="0"/>
                  <w:pBdr>
                    <w:top w:val="nil"/>
                    <w:left w:val="nil"/>
                    <w:bottom w:val="nil"/>
                    <w:right w:val="nil"/>
                    <w:between w:val="nil"/>
                  </w:pBdr>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0FEE71D3" w14:textId="77777777" w:rsidR="00612A99" w:rsidRDefault="00000000">
                <w:pPr>
                  <w:widowControl w:val="0"/>
                  <w:pBdr>
                    <w:top w:val="nil"/>
                    <w:left w:val="nil"/>
                    <w:bottom w:val="nil"/>
                    <w:right w:val="nil"/>
                    <w:between w:val="nil"/>
                  </w:pBdr>
                  <w:spacing w:after="0" w:line="240" w:lineRule="auto"/>
                  <w:jc w:val="both"/>
                  <w:rPr>
                    <w:rFonts w:ascii="Arial" w:eastAsia="Arial" w:hAnsi="Arial" w:cs="Arial"/>
                    <w:sz w:val="24"/>
                    <w:szCs w:val="24"/>
                  </w:rPr>
                </w:pPr>
              </w:p>
            </w:tc>
          </w:tr>
        </w:tbl>
      </w:sdtContent>
    </w:sdt>
    <w:p w14:paraId="6931E433" w14:textId="77777777" w:rsidR="00612A99" w:rsidRDefault="00612A99">
      <w:pPr>
        <w:jc w:val="both"/>
        <w:rPr>
          <w:rFonts w:ascii="Arial" w:eastAsia="Arial" w:hAnsi="Arial" w:cs="Arial"/>
          <w:sz w:val="24"/>
          <w:szCs w:val="24"/>
        </w:rPr>
      </w:pPr>
    </w:p>
    <w:p w14:paraId="3A0C76B5" w14:textId="77777777" w:rsidR="00612A99" w:rsidRDefault="00260BE9">
      <w:pPr>
        <w:ind w:firstLine="720"/>
        <w:jc w:val="both"/>
        <w:rPr>
          <w:rFonts w:ascii="Arial" w:eastAsia="Arial" w:hAnsi="Arial" w:cs="Arial"/>
          <w:sz w:val="24"/>
          <w:szCs w:val="24"/>
        </w:rPr>
      </w:pPr>
      <w:r>
        <w:rPr>
          <w:rFonts w:ascii="Arial" w:eastAsia="Arial" w:hAnsi="Arial" w:cs="Arial"/>
          <w:sz w:val="24"/>
          <w:szCs w:val="24"/>
        </w:rPr>
        <w:t xml:space="preserve">Table 9-2: Uganda Field Mission Plan </w:t>
      </w:r>
      <w:r>
        <w:rPr>
          <w:rFonts w:ascii="Arial" w:eastAsia="Arial" w:hAnsi="Arial" w:cs="Arial"/>
          <w:sz w:val="24"/>
          <w:szCs w:val="24"/>
        </w:rPr>
        <w:tab/>
      </w:r>
    </w:p>
    <w:sdt>
      <w:sdtPr>
        <w:tag w:val="goog_rdk_4"/>
        <w:id w:val="1182978361"/>
        <w:lock w:val="contentLocked"/>
      </w:sdtPr>
      <w:sdtContent>
        <w:tbl>
          <w:tblPr>
            <w:tblStyle w:val="ae"/>
            <w:tblW w:w="934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3135"/>
            <w:gridCol w:w="3405"/>
          </w:tblGrid>
          <w:tr w:rsidR="00612A99" w14:paraId="52FF6567" w14:textId="77777777">
            <w:tc>
              <w:tcPr>
                <w:tcW w:w="2805" w:type="dxa"/>
                <w:shd w:val="clear" w:color="auto" w:fill="00FFFF"/>
                <w:tcMar>
                  <w:top w:w="100" w:type="dxa"/>
                  <w:left w:w="100" w:type="dxa"/>
                  <w:bottom w:w="100" w:type="dxa"/>
                  <w:right w:w="100" w:type="dxa"/>
                </w:tcMar>
              </w:tcPr>
              <w:p w14:paraId="0B32D31A"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Stakeholder / Facility</w:t>
                </w:r>
              </w:p>
            </w:tc>
            <w:tc>
              <w:tcPr>
                <w:tcW w:w="3135" w:type="dxa"/>
                <w:shd w:val="clear" w:color="auto" w:fill="00FFFF"/>
                <w:tcMar>
                  <w:top w:w="100" w:type="dxa"/>
                  <w:left w:w="100" w:type="dxa"/>
                  <w:bottom w:w="100" w:type="dxa"/>
                  <w:right w:w="100" w:type="dxa"/>
                </w:tcMar>
              </w:tcPr>
              <w:p w14:paraId="37D93BA7"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Location</w:t>
                </w:r>
              </w:p>
            </w:tc>
            <w:tc>
              <w:tcPr>
                <w:tcW w:w="3405" w:type="dxa"/>
                <w:shd w:val="clear" w:color="auto" w:fill="00FFFF"/>
                <w:tcMar>
                  <w:top w:w="100" w:type="dxa"/>
                  <w:left w:w="100" w:type="dxa"/>
                  <w:bottom w:w="100" w:type="dxa"/>
                  <w:right w:w="100" w:type="dxa"/>
                </w:tcMar>
              </w:tcPr>
              <w:p w14:paraId="23D239C8"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Logistics Plan</w:t>
                </w:r>
              </w:p>
            </w:tc>
          </w:tr>
          <w:tr w:rsidR="00612A99" w14:paraId="6D8ED191" w14:textId="77777777">
            <w:tc>
              <w:tcPr>
                <w:tcW w:w="2805" w:type="dxa"/>
                <w:tcMar>
                  <w:top w:w="100" w:type="dxa"/>
                  <w:left w:w="100" w:type="dxa"/>
                  <w:bottom w:w="100" w:type="dxa"/>
                  <w:right w:w="100" w:type="dxa"/>
                </w:tcMar>
              </w:tcPr>
              <w:p w14:paraId="2AE1FFA7"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Ministry of Works and Transport</w:t>
                </w:r>
              </w:p>
            </w:tc>
            <w:tc>
              <w:tcPr>
                <w:tcW w:w="3135" w:type="dxa"/>
                <w:tcMar>
                  <w:top w:w="100" w:type="dxa"/>
                  <w:left w:w="100" w:type="dxa"/>
                  <w:bottom w:w="100" w:type="dxa"/>
                  <w:right w:w="100" w:type="dxa"/>
                </w:tcMar>
              </w:tcPr>
              <w:p w14:paraId="3B197E56"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Kampala</w:t>
                </w:r>
              </w:p>
            </w:tc>
            <w:tc>
              <w:tcPr>
                <w:tcW w:w="3405" w:type="dxa"/>
                <w:tcMar>
                  <w:top w:w="100" w:type="dxa"/>
                  <w:left w:w="100" w:type="dxa"/>
                  <w:bottom w:w="100" w:type="dxa"/>
                  <w:right w:w="100" w:type="dxa"/>
                </w:tcMar>
              </w:tcPr>
              <w:p w14:paraId="5C108CD2"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Field mission conducted by the Data Analyst.</w:t>
                </w:r>
              </w:p>
              <w:p w14:paraId="01F73D7E" w14:textId="77777777" w:rsidR="00612A99" w:rsidRDefault="00612A99">
                <w:pPr>
                  <w:widowControl w:val="0"/>
                  <w:spacing w:after="0" w:line="240" w:lineRule="auto"/>
                  <w:jc w:val="both"/>
                  <w:rPr>
                    <w:rFonts w:ascii="Arial" w:eastAsia="Arial" w:hAnsi="Arial" w:cs="Arial"/>
                    <w:sz w:val="24"/>
                    <w:szCs w:val="24"/>
                  </w:rPr>
                </w:pPr>
              </w:p>
              <w:p w14:paraId="04FEBF27"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Fly to Entebbe from Nairobi and visit the institutions over two days</w:t>
                </w:r>
              </w:p>
              <w:p w14:paraId="3BF7ED5F" w14:textId="77777777" w:rsidR="00612A99" w:rsidRDefault="00612A99">
                <w:pPr>
                  <w:widowControl w:val="0"/>
                  <w:spacing w:after="0" w:line="240" w:lineRule="auto"/>
                  <w:jc w:val="both"/>
                  <w:rPr>
                    <w:rFonts w:ascii="Arial" w:eastAsia="Arial" w:hAnsi="Arial" w:cs="Arial"/>
                    <w:sz w:val="24"/>
                    <w:szCs w:val="24"/>
                  </w:rPr>
                </w:pPr>
              </w:p>
              <w:p w14:paraId="315A3ACE"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Three (03 ) per diem nights</w:t>
                </w:r>
              </w:p>
            </w:tc>
          </w:tr>
          <w:tr w:rsidR="00612A99" w14:paraId="27ED9AD1" w14:textId="77777777">
            <w:tc>
              <w:tcPr>
                <w:tcW w:w="2805" w:type="dxa"/>
                <w:tcMar>
                  <w:top w:w="100" w:type="dxa"/>
                  <w:left w:w="100" w:type="dxa"/>
                  <w:bottom w:w="100" w:type="dxa"/>
                  <w:right w:w="100" w:type="dxa"/>
                </w:tcMar>
              </w:tcPr>
              <w:p w14:paraId="1B0A94A0"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tbd</w:t>
                </w:r>
              </w:p>
            </w:tc>
            <w:tc>
              <w:tcPr>
                <w:tcW w:w="3135" w:type="dxa"/>
                <w:tcMar>
                  <w:top w:w="100" w:type="dxa"/>
                  <w:left w:w="100" w:type="dxa"/>
                  <w:bottom w:w="100" w:type="dxa"/>
                  <w:right w:w="100" w:type="dxa"/>
                </w:tcMar>
              </w:tcPr>
              <w:p w14:paraId="7FF475CB"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Kampala</w:t>
                </w:r>
              </w:p>
            </w:tc>
            <w:tc>
              <w:tcPr>
                <w:tcW w:w="3405" w:type="dxa"/>
                <w:tcMar>
                  <w:top w:w="100" w:type="dxa"/>
                  <w:left w:w="100" w:type="dxa"/>
                  <w:bottom w:w="100" w:type="dxa"/>
                  <w:right w:w="100" w:type="dxa"/>
                </w:tcMar>
              </w:tcPr>
              <w:p w14:paraId="6057EB60" w14:textId="77777777" w:rsidR="00612A99" w:rsidRDefault="00612A99">
                <w:pPr>
                  <w:widowControl w:val="0"/>
                  <w:spacing w:after="0" w:line="240" w:lineRule="auto"/>
                  <w:jc w:val="both"/>
                  <w:rPr>
                    <w:rFonts w:ascii="Arial" w:eastAsia="Arial" w:hAnsi="Arial" w:cs="Arial"/>
                    <w:sz w:val="24"/>
                    <w:szCs w:val="24"/>
                  </w:rPr>
                </w:pPr>
              </w:p>
            </w:tc>
          </w:tr>
          <w:tr w:rsidR="00612A99" w14:paraId="7DCCF7AB" w14:textId="77777777">
            <w:tc>
              <w:tcPr>
                <w:tcW w:w="2805" w:type="dxa"/>
                <w:tcMar>
                  <w:top w:w="100" w:type="dxa"/>
                  <w:left w:w="100" w:type="dxa"/>
                  <w:bottom w:w="100" w:type="dxa"/>
                  <w:right w:w="100" w:type="dxa"/>
                </w:tcMar>
              </w:tcPr>
              <w:p w14:paraId="61590EB4" w14:textId="77777777" w:rsidR="00612A99" w:rsidRDefault="00612A99">
                <w:pPr>
                  <w:widowControl w:val="0"/>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3095F3DF" w14:textId="77777777" w:rsidR="00612A99" w:rsidRDefault="00612A99">
                <w:pPr>
                  <w:widowControl w:val="0"/>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03B97BBF" w14:textId="77777777" w:rsidR="00612A99" w:rsidRDefault="00612A99">
                <w:pPr>
                  <w:widowControl w:val="0"/>
                  <w:spacing w:after="0" w:line="240" w:lineRule="auto"/>
                  <w:jc w:val="both"/>
                  <w:rPr>
                    <w:rFonts w:ascii="Arial" w:eastAsia="Arial" w:hAnsi="Arial" w:cs="Arial"/>
                    <w:sz w:val="24"/>
                    <w:szCs w:val="24"/>
                  </w:rPr>
                </w:pPr>
              </w:p>
            </w:tc>
          </w:tr>
          <w:tr w:rsidR="00612A99" w14:paraId="09AD28BA" w14:textId="77777777">
            <w:tc>
              <w:tcPr>
                <w:tcW w:w="2805" w:type="dxa"/>
                <w:tcMar>
                  <w:top w:w="100" w:type="dxa"/>
                  <w:left w:w="100" w:type="dxa"/>
                  <w:bottom w:w="100" w:type="dxa"/>
                  <w:right w:w="100" w:type="dxa"/>
                </w:tcMar>
              </w:tcPr>
              <w:p w14:paraId="3B465E8C" w14:textId="77777777" w:rsidR="00612A99" w:rsidRDefault="00612A99">
                <w:pPr>
                  <w:widowControl w:val="0"/>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15A5EB6A" w14:textId="77777777" w:rsidR="00612A99" w:rsidRDefault="00612A99">
                <w:pPr>
                  <w:widowControl w:val="0"/>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19451116" w14:textId="77777777" w:rsidR="00612A99" w:rsidRDefault="00000000">
                <w:pPr>
                  <w:widowControl w:val="0"/>
                  <w:spacing w:after="0" w:line="240" w:lineRule="auto"/>
                  <w:jc w:val="both"/>
                  <w:rPr>
                    <w:rFonts w:ascii="Arial" w:eastAsia="Arial" w:hAnsi="Arial" w:cs="Arial"/>
                    <w:sz w:val="24"/>
                    <w:szCs w:val="24"/>
                  </w:rPr>
                </w:pPr>
              </w:p>
            </w:tc>
          </w:tr>
        </w:tbl>
      </w:sdtContent>
    </w:sdt>
    <w:p w14:paraId="53000FBB" w14:textId="77777777" w:rsidR="00612A99" w:rsidRDefault="00612A99">
      <w:pPr>
        <w:jc w:val="both"/>
        <w:rPr>
          <w:rFonts w:ascii="Arial" w:eastAsia="Arial" w:hAnsi="Arial" w:cs="Arial"/>
          <w:sz w:val="24"/>
          <w:szCs w:val="24"/>
        </w:rPr>
      </w:pPr>
    </w:p>
    <w:p w14:paraId="4468608F" w14:textId="77777777" w:rsidR="00612A99" w:rsidRDefault="00260BE9">
      <w:pPr>
        <w:jc w:val="both"/>
        <w:rPr>
          <w:rFonts w:ascii="Arial" w:eastAsia="Arial" w:hAnsi="Arial" w:cs="Arial"/>
          <w:sz w:val="24"/>
          <w:szCs w:val="24"/>
        </w:rPr>
      </w:pPr>
      <w:r>
        <w:rPr>
          <w:rFonts w:ascii="Arial" w:eastAsia="Arial" w:hAnsi="Arial" w:cs="Arial"/>
          <w:sz w:val="24"/>
          <w:szCs w:val="24"/>
        </w:rPr>
        <w:tab/>
        <w:t xml:space="preserve">Table 9-3: </w:t>
      </w:r>
      <w:commentRangeStart w:id="680"/>
      <w:r>
        <w:rPr>
          <w:rFonts w:ascii="Arial" w:eastAsia="Arial" w:hAnsi="Arial" w:cs="Arial"/>
          <w:sz w:val="24"/>
          <w:szCs w:val="24"/>
        </w:rPr>
        <w:t xml:space="preserve">Tanzania Field Mission Plan </w:t>
      </w:r>
      <w:commentRangeEnd w:id="680"/>
      <w:r w:rsidR="004F799E">
        <w:rPr>
          <w:rStyle w:val="CommentReference"/>
          <w:rFonts w:ascii="Arial" w:eastAsia="Arial" w:hAnsi="Arial" w:cs="Arial"/>
          <w:sz w:val="24"/>
          <w:szCs w:val="24"/>
        </w:rPr>
        <w:commentReference w:id="680"/>
      </w:r>
      <w:r>
        <w:rPr>
          <w:rFonts w:ascii="Arial" w:eastAsia="Arial" w:hAnsi="Arial" w:cs="Arial"/>
          <w:sz w:val="24"/>
          <w:szCs w:val="24"/>
        </w:rPr>
        <w:tab/>
      </w:r>
    </w:p>
    <w:sdt>
      <w:sdtPr>
        <w:tag w:val="goog_rdk_5"/>
        <w:id w:val="-1502217089"/>
        <w:lock w:val="contentLocked"/>
      </w:sdtPr>
      <w:sdtContent>
        <w:tbl>
          <w:tblPr>
            <w:tblStyle w:val="af"/>
            <w:tblW w:w="934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3135"/>
            <w:gridCol w:w="3405"/>
          </w:tblGrid>
          <w:tr w:rsidR="00612A99" w14:paraId="022B3831" w14:textId="77777777">
            <w:tc>
              <w:tcPr>
                <w:tcW w:w="2805" w:type="dxa"/>
                <w:shd w:val="clear" w:color="auto" w:fill="00FFFF"/>
                <w:tcMar>
                  <w:top w:w="100" w:type="dxa"/>
                  <w:left w:w="100" w:type="dxa"/>
                  <w:bottom w:w="100" w:type="dxa"/>
                  <w:right w:w="100" w:type="dxa"/>
                </w:tcMar>
              </w:tcPr>
              <w:p w14:paraId="734D2FCE"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Stakeholder / Facility</w:t>
                </w:r>
              </w:p>
            </w:tc>
            <w:tc>
              <w:tcPr>
                <w:tcW w:w="3135" w:type="dxa"/>
                <w:shd w:val="clear" w:color="auto" w:fill="00FFFF"/>
                <w:tcMar>
                  <w:top w:w="100" w:type="dxa"/>
                  <w:left w:w="100" w:type="dxa"/>
                  <w:bottom w:w="100" w:type="dxa"/>
                  <w:right w:w="100" w:type="dxa"/>
                </w:tcMar>
              </w:tcPr>
              <w:p w14:paraId="732FD437"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Location</w:t>
                </w:r>
              </w:p>
            </w:tc>
            <w:tc>
              <w:tcPr>
                <w:tcW w:w="3405" w:type="dxa"/>
                <w:shd w:val="clear" w:color="auto" w:fill="00FFFF"/>
                <w:tcMar>
                  <w:top w:w="100" w:type="dxa"/>
                  <w:left w:w="100" w:type="dxa"/>
                  <w:bottom w:w="100" w:type="dxa"/>
                  <w:right w:w="100" w:type="dxa"/>
                </w:tcMar>
              </w:tcPr>
              <w:p w14:paraId="0CED2EDB"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Logistics Plan</w:t>
                </w:r>
              </w:p>
            </w:tc>
          </w:tr>
          <w:tr w:rsidR="00612A99" w14:paraId="17039D0C" w14:textId="77777777">
            <w:tc>
              <w:tcPr>
                <w:tcW w:w="2805" w:type="dxa"/>
                <w:tcMar>
                  <w:top w:w="100" w:type="dxa"/>
                  <w:left w:w="100" w:type="dxa"/>
                  <w:bottom w:w="100" w:type="dxa"/>
                  <w:right w:w="100" w:type="dxa"/>
                </w:tcMar>
              </w:tcPr>
              <w:p w14:paraId="4F175EDB"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Ministry of Transport</w:t>
                </w:r>
              </w:p>
            </w:tc>
            <w:tc>
              <w:tcPr>
                <w:tcW w:w="3135" w:type="dxa"/>
                <w:tcMar>
                  <w:top w:w="100" w:type="dxa"/>
                  <w:left w:w="100" w:type="dxa"/>
                  <w:bottom w:w="100" w:type="dxa"/>
                  <w:right w:w="100" w:type="dxa"/>
                </w:tcMar>
              </w:tcPr>
              <w:p w14:paraId="4E9ED419"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Dar es Salaam</w:t>
                </w:r>
              </w:p>
            </w:tc>
            <w:tc>
              <w:tcPr>
                <w:tcW w:w="3405" w:type="dxa"/>
                <w:tcMar>
                  <w:top w:w="100" w:type="dxa"/>
                  <w:left w:w="100" w:type="dxa"/>
                  <w:bottom w:w="100" w:type="dxa"/>
                  <w:right w:w="100" w:type="dxa"/>
                </w:tcMar>
              </w:tcPr>
              <w:p w14:paraId="3E3B9A13"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 xml:space="preserve">Field mission conducted by </w:t>
                </w:r>
                <w:r>
                  <w:rPr>
                    <w:rFonts w:ascii="Arial" w:eastAsia="Arial" w:hAnsi="Arial" w:cs="Arial"/>
                    <w:sz w:val="24"/>
                    <w:szCs w:val="24"/>
                  </w:rPr>
                  <w:lastRenderedPageBreak/>
                  <w:t>the Lead Consultant.</w:t>
                </w:r>
              </w:p>
              <w:p w14:paraId="0F92A053" w14:textId="77777777" w:rsidR="00612A99" w:rsidRDefault="00612A99">
                <w:pPr>
                  <w:widowControl w:val="0"/>
                  <w:spacing w:after="0" w:line="240" w:lineRule="auto"/>
                  <w:jc w:val="both"/>
                  <w:rPr>
                    <w:rFonts w:ascii="Arial" w:eastAsia="Arial" w:hAnsi="Arial" w:cs="Arial"/>
                    <w:sz w:val="24"/>
                    <w:szCs w:val="24"/>
                  </w:rPr>
                </w:pPr>
              </w:p>
              <w:p w14:paraId="071D4654"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Fly to Dar es Salaam from Nairobi and visit the institutions over two days</w:t>
                </w:r>
              </w:p>
              <w:p w14:paraId="091FC482" w14:textId="77777777" w:rsidR="00612A99" w:rsidRDefault="00612A99">
                <w:pPr>
                  <w:widowControl w:val="0"/>
                  <w:spacing w:after="0" w:line="240" w:lineRule="auto"/>
                  <w:jc w:val="both"/>
                  <w:rPr>
                    <w:rFonts w:ascii="Arial" w:eastAsia="Arial" w:hAnsi="Arial" w:cs="Arial"/>
                    <w:sz w:val="24"/>
                    <w:szCs w:val="24"/>
                  </w:rPr>
                </w:pPr>
              </w:p>
              <w:p w14:paraId="22C2675A"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Three (03 ) per diem nights</w:t>
                </w:r>
              </w:p>
            </w:tc>
          </w:tr>
          <w:tr w:rsidR="00612A99" w14:paraId="1EE9C576" w14:textId="77777777">
            <w:tc>
              <w:tcPr>
                <w:tcW w:w="2805" w:type="dxa"/>
                <w:tcMar>
                  <w:top w:w="100" w:type="dxa"/>
                  <w:left w:w="100" w:type="dxa"/>
                  <w:bottom w:w="100" w:type="dxa"/>
                  <w:right w:w="100" w:type="dxa"/>
                </w:tcMar>
              </w:tcPr>
              <w:p w14:paraId="00AC956D"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lastRenderedPageBreak/>
                  <w:t>tbd</w:t>
                </w:r>
              </w:p>
            </w:tc>
            <w:tc>
              <w:tcPr>
                <w:tcW w:w="3135" w:type="dxa"/>
                <w:tcMar>
                  <w:top w:w="100" w:type="dxa"/>
                  <w:left w:w="100" w:type="dxa"/>
                  <w:bottom w:w="100" w:type="dxa"/>
                  <w:right w:w="100" w:type="dxa"/>
                </w:tcMar>
              </w:tcPr>
              <w:p w14:paraId="77ED35AF"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Dar es Salaam</w:t>
                </w:r>
              </w:p>
            </w:tc>
            <w:tc>
              <w:tcPr>
                <w:tcW w:w="3405" w:type="dxa"/>
                <w:tcMar>
                  <w:top w:w="100" w:type="dxa"/>
                  <w:left w:w="100" w:type="dxa"/>
                  <w:bottom w:w="100" w:type="dxa"/>
                  <w:right w:w="100" w:type="dxa"/>
                </w:tcMar>
              </w:tcPr>
              <w:p w14:paraId="62317887" w14:textId="77777777" w:rsidR="00612A99" w:rsidRDefault="00612A99">
                <w:pPr>
                  <w:widowControl w:val="0"/>
                  <w:spacing w:after="0" w:line="240" w:lineRule="auto"/>
                  <w:jc w:val="both"/>
                  <w:rPr>
                    <w:rFonts w:ascii="Arial" w:eastAsia="Arial" w:hAnsi="Arial" w:cs="Arial"/>
                    <w:sz w:val="24"/>
                    <w:szCs w:val="24"/>
                  </w:rPr>
                </w:pPr>
              </w:p>
            </w:tc>
          </w:tr>
          <w:tr w:rsidR="00612A99" w14:paraId="1CFD523D" w14:textId="77777777">
            <w:tc>
              <w:tcPr>
                <w:tcW w:w="2805" w:type="dxa"/>
                <w:tcMar>
                  <w:top w:w="100" w:type="dxa"/>
                  <w:left w:w="100" w:type="dxa"/>
                  <w:bottom w:w="100" w:type="dxa"/>
                  <w:right w:w="100" w:type="dxa"/>
                </w:tcMar>
              </w:tcPr>
              <w:p w14:paraId="0949015C" w14:textId="77777777" w:rsidR="00612A99" w:rsidRDefault="00612A99">
                <w:pPr>
                  <w:widowControl w:val="0"/>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50C5D075" w14:textId="77777777" w:rsidR="00612A99" w:rsidRDefault="00612A99">
                <w:pPr>
                  <w:widowControl w:val="0"/>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4FDAEE85" w14:textId="77777777" w:rsidR="00612A99" w:rsidRDefault="00612A99">
                <w:pPr>
                  <w:widowControl w:val="0"/>
                  <w:spacing w:after="0" w:line="240" w:lineRule="auto"/>
                  <w:jc w:val="both"/>
                  <w:rPr>
                    <w:rFonts w:ascii="Arial" w:eastAsia="Arial" w:hAnsi="Arial" w:cs="Arial"/>
                    <w:sz w:val="24"/>
                    <w:szCs w:val="24"/>
                  </w:rPr>
                </w:pPr>
              </w:p>
            </w:tc>
          </w:tr>
          <w:tr w:rsidR="00612A99" w14:paraId="38779C3F" w14:textId="77777777">
            <w:tc>
              <w:tcPr>
                <w:tcW w:w="2805" w:type="dxa"/>
                <w:tcMar>
                  <w:top w:w="100" w:type="dxa"/>
                  <w:left w:w="100" w:type="dxa"/>
                  <w:bottom w:w="100" w:type="dxa"/>
                  <w:right w:w="100" w:type="dxa"/>
                </w:tcMar>
              </w:tcPr>
              <w:p w14:paraId="3D48B38B" w14:textId="77777777" w:rsidR="00612A99" w:rsidRDefault="00612A99">
                <w:pPr>
                  <w:widowControl w:val="0"/>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291CBCFB" w14:textId="77777777" w:rsidR="00612A99" w:rsidRDefault="00612A99">
                <w:pPr>
                  <w:widowControl w:val="0"/>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4E8AA8B9" w14:textId="77777777" w:rsidR="00612A99" w:rsidRDefault="00000000">
                <w:pPr>
                  <w:widowControl w:val="0"/>
                  <w:spacing w:after="0" w:line="240" w:lineRule="auto"/>
                  <w:jc w:val="both"/>
                  <w:rPr>
                    <w:rFonts w:ascii="Arial" w:eastAsia="Arial" w:hAnsi="Arial" w:cs="Arial"/>
                    <w:sz w:val="24"/>
                    <w:szCs w:val="24"/>
                  </w:rPr>
                </w:pPr>
              </w:p>
            </w:tc>
          </w:tr>
        </w:tbl>
      </w:sdtContent>
    </w:sdt>
    <w:p w14:paraId="5FB1EAF6" w14:textId="77777777" w:rsidR="00612A99" w:rsidRDefault="00612A99">
      <w:pPr>
        <w:jc w:val="both"/>
        <w:rPr>
          <w:rFonts w:ascii="Arial" w:eastAsia="Arial" w:hAnsi="Arial" w:cs="Arial"/>
          <w:sz w:val="24"/>
          <w:szCs w:val="24"/>
        </w:rPr>
      </w:pPr>
    </w:p>
    <w:p w14:paraId="478FC38C" w14:textId="77777777" w:rsidR="00612A99" w:rsidRDefault="00260BE9">
      <w:pPr>
        <w:jc w:val="both"/>
        <w:rPr>
          <w:rFonts w:ascii="Arial" w:eastAsia="Arial" w:hAnsi="Arial" w:cs="Arial"/>
          <w:sz w:val="24"/>
          <w:szCs w:val="24"/>
        </w:rPr>
      </w:pPr>
      <w:r>
        <w:rPr>
          <w:rFonts w:ascii="Arial" w:eastAsia="Arial" w:hAnsi="Arial" w:cs="Arial"/>
          <w:sz w:val="24"/>
          <w:szCs w:val="24"/>
        </w:rPr>
        <w:tab/>
        <w:t xml:space="preserve">Table 9-4: </w:t>
      </w:r>
      <w:commentRangeStart w:id="681"/>
      <w:r>
        <w:rPr>
          <w:rFonts w:ascii="Arial" w:eastAsia="Arial" w:hAnsi="Arial" w:cs="Arial"/>
          <w:sz w:val="24"/>
          <w:szCs w:val="24"/>
        </w:rPr>
        <w:t xml:space="preserve">Kenya Field Mission Plan </w:t>
      </w:r>
      <w:commentRangeEnd w:id="681"/>
      <w:r w:rsidR="004F799E">
        <w:rPr>
          <w:rStyle w:val="CommentReference"/>
          <w:rFonts w:ascii="Arial" w:eastAsia="Arial" w:hAnsi="Arial" w:cs="Arial"/>
          <w:sz w:val="24"/>
          <w:szCs w:val="24"/>
        </w:rPr>
        <w:commentReference w:id="681"/>
      </w:r>
      <w:r>
        <w:rPr>
          <w:rFonts w:ascii="Arial" w:eastAsia="Arial" w:hAnsi="Arial" w:cs="Arial"/>
          <w:sz w:val="24"/>
          <w:szCs w:val="24"/>
        </w:rPr>
        <w:tab/>
      </w:r>
    </w:p>
    <w:sdt>
      <w:sdtPr>
        <w:tag w:val="goog_rdk_6"/>
        <w:id w:val="854091837"/>
        <w:lock w:val="contentLocked"/>
      </w:sdtPr>
      <w:sdtContent>
        <w:tbl>
          <w:tblPr>
            <w:tblStyle w:val="af0"/>
            <w:tblW w:w="934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3135"/>
            <w:gridCol w:w="3405"/>
          </w:tblGrid>
          <w:tr w:rsidR="00612A99" w14:paraId="2C05CEC3" w14:textId="77777777">
            <w:tc>
              <w:tcPr>
                <w:tcW w:w="2805" w:type="dxa"/>
                <w:shd w:val="clear" w:color="auto" w:fill="00FFFF"/>
                <w:tcMar>
                  <w:top w:w="100" w:type="dxa"/>
                  <w:left w:w="100" w:type="dxa"/>
                  <w:bottom w:w="100" w:type="dxa"/>
                  <w:right w:w="100" w:type="dxa"/>
                </w:tcMar>
              </w:tcPr>
              <w:p w14:paraId="714DA613"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Stakeholder / Facility</w:t>
                </w:r>
              </w:p>
            </w:tc>
            <w:tc>
              <w:tcPr>
                <w:tcW w:w="3135" w:type="dxa"/>
                <w:shd w:val="clear" w:color="auto" w:fill="00FFFF"/>
                <w:tcMar>
                  <w:top w:w="100" w:type="dxa"/>
                  <w:left w:w="100" w:type="dxa"/>
                  <w:bottom w:w="100" w:type="dxa"/>
                  <w:right w:w="100" w:type="dxa"/>
                </w:tcMar>
              </w:tcPr>
              <w:p w14:paraId="4AE92D66"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Location</w:t>
                </w:r>
              </w:p>
            </w:tc>
            <w:tc>
              <w:tcPr>
                <w:tcW w:w="3405" w:type="dxa"/>
                <w:shd w:val="clear" w:color="auto" w:fill="00FFFF"/>
                <w:tcMar>
                  <w:top w:w="100" w:type="dxa"/>
                  <w:left w:w="100" w:type="dxa"/>
                  <w:bottom w:w="100" w:type="dxa"/>
                  <w:right w:w="100" w:type="dxa"/>
                </w:tcMar>
              </w:tcPr>
              <w:p w14:paraId="6E7F7DB1" w14:textId="77777777" w:rsidR="00612A99" w:rsidRDefault="00260BE9">
                <w:pPr>
                  <w:widowControl w:val="0"/>
                  <w:spacing w:after="0" w:line="240" w:lineRule="auto"/>
                  <w:jc w:val="both"/>
                  <w:rPr>
                    <w:rFonts w:ascii="Arial" w:eastAsia="Arial" w:hAnsi="Arial" w:cs="Arial"/>
                    <w:b/>
                    <w:bCs/>
                  </w:rPr>
                </w:pPr>
                <w:r>
                  <w:rPr>
                    <w:rFonts w:ascii="Arial" w:eastAsia="Arial" w:hAnsi="Arial" w:cs="Arial"/>
                    <w:b/>
                    <w:bCs/>
                  </w:rPr>
                  <w:t>Logistics Plan</w:t>
                </w:r>
              </w:p>
            </w:tc>
          </w:tr>
          <w:tr w:rsidR="00612A99" w14:paraId="01524075" w14:textId="77777777">
            <w:tc>
              <w:tcPr>
                <w:tcW w:w="2805" w:type="dxa"/>
                <w:tcMar>
                  <w:top w:w="100" w:type="dxa"/>
                  <w:left w:w="100" w:type="dxa"/>
                  <w:bottom w:w="100" w:type="dxa"/>
                  <w:right w:w="100" w:type="dxa"/>
                </w:tcMar>
              </w:tcPr>
              <w:p w14:paraId="75D9D233"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Ministry of Roads and Infrastructure</w:t>
                </w:r>
              </w:p>
            </w:tc>
            <w:tc>
              <w:tcPr>
                <w:tcW w:w="3135" w:type="dxa"/>
                <w:tcMar>
                  <w:top w:w="100" w:type="dxa"/>
                  <w:left w:w="100" w:type="dxa"/>
                  <w:bottom w:w="100" w:type="dxa"/>
                  <w:right w:w="100" w:type="dxa"/>
                </w:tcMar>
              </w:tcPr>
              <w:p w14:paraId="4061D3AE"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Nairobi</w:t>
                </w:r>
              </w:p>
            </w:tc>
            <w:tc>
              <w:tcPr>
                <w:tcW w:w="3405" w:type="dxa"/>
                <w:tcMar>
                  <w:top w:w="100" w:type="dxa"/>
                  <w:left w:w="100" w:type="dxa"/>
                  <w:bottom w:w="100" w:type="dxa"/>
                  <w:right w:w="100" w:type="dxa"/>
                </w:tcMar>
              </w:tcPr>
              <w:p w14:paraId="04029C72"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Field mission conducted by the Research Assistant.</w:t>
                </w:r>
              </w:p>
              <w:p w14:paraId="733879E8" w14:textId="77777777" w:rsidR="00612A99" w:rsidRDefault="00612A99">
                <w:pPr>
                  <w:widowControl w:val="0"/>
                  <w:spacing w:after="0" w:line="240" w:lineRule="auto"/>
                  <w:jc w:val="both"/>
                  <w:rPr>
                    <w:rFonts w:ascii="Arial" w:eastAsia="Arial" w:hAnsi="Arial" w:cs="Arial"/>
                    <w:sz w:val="24"/>
                    <w:szCs w:val="24"/>
                  </w:rPr>
                </w:pPr>
              </w:p>
              <w:p w14:paraId="58A9B7D5"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Fly to Dar es Salaam from Nairobi and visit the institutions over two days</w:t>
                </w:r>
              </w:p>
              <w:p w14:paraId="01FE5EA5" w14:textId="77777777" w:rsidR="00612A99" w:rsidRDefault="00612A99">
                <w:pPr>
                  <w:widowControl w:val="0"/>
                  <w:spacing w:after="0" w:line="240" w:lineRule="auto"/>
                  <w:jc w:val="both"/>
                  <w:rPr>
                    <w:rFonts w:ascii="Arial" w:eastAsia="Arial" w:hAnsi="Arial" w:cs="Arial"/>
                    <w:sz w:val="24"/>
                    <w:szCs w:val="24"/>
                  </w:rPr>
                </w:pPr>
              </w:p>
              <w:p w14:paraId="16818183"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No per diem nights.</w:t>
                </w:r>
              </w:p>
            </w:tc>
          </w:tr>
          <w:tr w:rsidR="00612A99" w14:paraId="181186E4" w14:textId="77777777">
            <w:tc>
              <w:tcPr>
                <w:tcW w:w="2805" w:type="dxa"/>
                <w:tcMar>
                  <w:top w:w="100" w:type="dxa"/>
                  <w:left w:w="100" w:type="dxa"/>
                  <w:bottom w:w="100" w:type="dxa"/>
                  <w:right w:w="100" w:type="dxa"/>
                </w:tcMar>
              </w:tcPr>
              <w:p w14:paraId="4B7F8605"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tbd</w:t>
                </w:r>
              </w:p>
            </w:tc>
            <w:tc>
              <w:tcPr>
                <w:tcW w:w="3135" w:type="dxa"/>
                <w:tcMar>
                  <w:top w:w="100" w:type="dxa"/>
                  <w:left w:w="100" w:type="dxa"/>
                  <w:bottom w:w="100" w:type="dxa"/>
                  <w:right w:w="100" w:type="dxa"/>
                </w:tcMar>
              </w:tcPr>
              <w:p w14:paraId="76454C86" w14:textId="77777777" w:rsidR="00612A99" w:rsidRDefault="00260BE9">
                <w:pPr>
                  <w:widowControl w:val="0"/>
                  <w:spacing w:after="0" w:line="240" w:lineRule="auto"/>
                  <w:jc w:val="both"/>
                  <w:rPr>
                    <w:rFonts w:ascii="Arial" w:eastAsia="Arial" w:hAnsi="Arial" w:cs="Arial"/>
                    <w:sz w:val="24"/>
                    <w:szCs w:val="24"/>
                  </w:rPr>
                </w:pPr>
                <w:r>
                  <w:rPr>
                    <w:rFonts w:ascii="Arial" w:eastAsia="Arial" w:hAnsi="Arial" w:cs="Arial"/>
                    <w:sz w:val="24"/>
                    <w:szCs w:val="24"/>
                  </w:rPr>
                  <w:t>Nairobi</w:t>
                </w:r>
              </w:p>
            </w:tc>
            <w:tc>
              <w:tcPr>
                <w:tcW w:w="3405" w:type="dxa"/>
                <w:tcMar>
                  <w:top w:w="100" w:type="dxa"/>
                  <w:left w:w="100" w:type="dxa"/>
                  <w:bottom w:w="100" w:type="dxa"/>
                  <w:right w:w="100" w:type="dxa"/>
                </w:tcMar>
              </w:tcPr>
              <w:p w14:paraId="5B95ACC2" w14:textId="77777777" w:rsidR="00612A99" w:rsidRDefault="00612A99">
                <w:pPr>
                  <w:widowControl w:val="0"/>
                  <w:spacing w:after="0" w:line="240" w:lineRule="auto"/>
                  <w:jc w:val="both"/>
                  <w:rPr>
                    <w:rFonts w:ascii="Arial" w:eastAsia="Arial" w:hAnsi="Arial" w:cs="Arial"/>
                    <w:sz w:val="24"/>
                    <w:szCs w:val="24"/>
                  </w:rPr>
                </w:pPr>
              </w:p>
            </w:tc>
          </w:tr>
          <w:tr w:rsidR="00612A99" w14:paraId="227D2E40" w14:textId="77777777">
            <w:tc>
              <w:tcPr>
                <w:tcW w:w="2805" w:type="dxa"/>
                <w:tcMar>
                  <w:top w:w="100" w:type="dxa"/>
                  <w:left w:w="100" w:type="dxa"/>
                  <w:bottom w:w="100" w:type="dxa"/>
                  <w:right w:w="100" w:type="dxa"/>
                </w:tcMar>
              </w:tcPr>
              <w:p w14:paraId="73708854" w14:textId="77777777" w:rsidR="00612A99" w:rsidRDefault="00612A99">
                <w:pPr>
                  <w:widowControl w:val="0"/>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3F2B04DD" w14:textId="77777777" w:rsidR="00612A99" w:rsidRDefault="00612A99">
                <w:pPr>
                  <w:widowControl w:val="0"/>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70665FFC" w14:textId="77777777" w:rsidR="00612A99" w:rsidRDefault="00612A99">
                <w:pPr>
                  <w:widowControl w:val="0"/>
                  <w:spacing w:after="0" w:line="240" w:lineRule="auto"/>
                  <w:jc w:val="both"/>
                  <w:rPr>
                    <w:rFonts w:ascii="Arial" w:eastAsia="Arial" w:hAnsi="Arial" w:cs="Arial"/>
                    <w:sz w:val="24"/>
                    <w:szCs w:val="24"/>
                  </w:rPr>
                </w:pPr>
              </w:p>
            </w:tc>
          </w:tr>
          <w:tr w:rsidR="00612A99" w14:paraId="709F37C9" w14:textId="77777777">
            <w:tc>
              <w:tcPr>
                <w:tcW w:w="2805" w:type="dxa"/>
                <w:tcMar>
                  <w:top w:w="100" w:type="dxa"/>
                  <w:left w:w="100" w:type="dxa"/>
                  <w:bottom w:w="100" w:type="dxa"/>
                  <w:right w:w="100" w:type="dxa"/>
                </w:tcMar>
              </w:tcPr>
              <w:p w14:paraId="37640FB6" w14:textId="77777777" w:rsidR="00612A99" w:rsidRDefault="00612A99">
                <w:pPr>
                  <w:widowControl w:val="0"/>
                  <w:spacing w:after="0" w:line="240" w:lineRule="auto"/>
                  <w:jc w:val="both"/>
                  <w:rPr>
                    <w:rFonts w:ascii="Arial" w:eastAsia="Arial" w:hAnsi="Arial" w:cs="Arial"/>
                    <w:sz w:val="24"/>
                    <w:szCs w:val="24"/>
                  </w:rPr>
                </w:pPr>
              </w:p>
            </w:tc>
            <w:tc>
              <w:tcPr>
                <w:tcW w:w="3135" w:type="dxa"/>
                <w:tcMar>
                  <w:top w:w="100" w:type="dxa"/>
                  <w:left w:w="100" w:type="dxa"/>
                  <w:bottom w:w="100" w:type="dxa"/>
                  <w:right w:w="100" w:type="dxa"/>
                </w:tcMar>
              </w:tcPr>
              <w:p w14:paraId="14BB9761" w14:textId="77777777" w:rsidR="00612A99" w:rsidRDefault="00612A99">
                <w:pPr>
                  <w:widowControl w:val="0"/>
                  <w:spacing w:after="0" w:line="240" w:lineRule="auto"/>
                  <w:jc w:val="both"/>
                  <w:rPr>
                    <w:rFonts w:ascii="Arial" w:eastAsia="Arial" w:hAnsi="Arial" w:cs="Arial"/>
                    <w:sz w:val="24"/>
                    <w:szCs w:val="24"/>
                  </w:rPr>
                </w:pPr>
              </w:p>
            </w:tc>
            <w:tc>
              <w:tcPr>
                <w:tcW w:w="3405" w:type="dxa"/>
                <w:tcMar>
                  <w:top w:w="100" w:type="dxa"/>
                  <w:left w:w="100" w:type="dxa"/>
                  <w:bottom w:w="100" w:type="dxa"/>
                  <w:right w:w="100" w:type="dxa"/>
                </w:tcMar>
              </w:tcPr>
              <w:p w14:paraId="7BAB2B0B" w14:textId="77777777" w:rsidR="00612A99" w:rsidRDefault="00000000">
                <w:pPr>
                  <w:widowControl w:val="0"/>
                  <w:spacing w:after="0" w:line="240" w:lineRule="auto"/>
                  <w:jc w:val="both"/>
                  <w:rPr>
                    <w:rFonts w:ascii="Arial" w:eastAsia="Arial" w:hAnsi="Arial" w:cs="Arial"/>
                    <w:sz w:val="24"/>
                    <w:szCs w:val="24"/>
                  </w:rPr>
                </w:pPr>
              </w:p>
            </w:tc>
          </w:tr>
        </w:tbl>
      </w:sdtContent>
    </w:sdt>
    <w:p w14:paraId="272BFE5A" w14:textId="77777777" w:rsidR="00612A99" w:rsidRDefault="00612A99">
      <w:pPr>
        <w:jc w:val="both"/>
        <w:rPr>
          <w:rFonts w:ascii="Arial" w:eastAsia="Arial" w:hAnsi="Arial" w:cs="Arial"/>
          <w:sz w:val="24"/>
          <w:szCs w:val="24"/>
        </w:rPr>
      </w:pPr>
    </w:p>
    <w:p w14:paraId="5DC97E90" w14:textId="77777777" w:rsidR="00612A99" w:rsidRDefault="00612A99">
      <w:pPr>
        <w:jc w:val="both"/>
        <w:rPr>
          <w:rFonts w:ascii="Arial" w:eastAsia="Arial" w:hAnsi="Arial" w:cs="Arial"/>
          <w:sz w:val="24"/>
          <w:szCs w:val="24"/>
        </w:rPr>
      </w:pPr>
    </w:p>
    <w:sectPr w:rsidR="00612A99">
      <w:type w:val="continuous"/>
      <w:pgSz w:w="12240" w:h="15840"/>
      <w:pgMar w:top="99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ika BERLIN" w:date="2026-10-02T07:01:00Z" w:initials="AB">
    <w:p w14:paraId="60138717" w14:textId="77777777" w:rsidR="00ED3EF5" w:rsidRDefault="00A06BA1" w:rsidP="00ED3EF5">
      <w:pPr>
        <w:pStyle w:val="CommentText"/>
      </w:pPr>
      <w:r>
        <w:rPr>
          <w:rStyle w:val="CommentReference"/>
        </w:rPr>
        <w:annotationRef/>
      </w:r>
      <w:r w:rsidR="00ED3EF5">
        <w:t>This section states the purpose of the report, rather than providing background information on EAC which is covered in the next section</w:t>
      </w:r>
    </w:p>
  </w:comment>
  <w:comment w:id="5" w:author="Annika BERLIN" w:date="2026-10-02T07:03:00Z" w:initials="AB">
    <w:p w14:paraId="6FEFD2E4" w14:textId="77777777" w:rsidR="00AC16C0" w:rsidRDefault="00AC16C0" w:rsidP="00AC16C0">
      <w:pPr>
        <w:pStyle w:val="CommentText"/>
      </w:pPr>
      <w:r>
        <w:rPr>
          <w:rStyle w:val="CommentReference"/>
        </w:rPr>
        <w:annotationRef/>
      </w:r>
      <w:r>
        <w:t>Please provide sources for any images or data that is not your own.</w:t>
      </w:r>
    </w:p>
  </w:comment>
  <w:comment w:id="7" w:author="Annika BERLIN" w:date="2026-10-02T07:04:00Z" w:initials="AB">
    <w:p w14:paraId="444388E2" w14:textId="77777777" w:rsidR="00AC16C0" w:rsidRDefault="00AC16C0" w:rsidP="00AC16C0">
      <w:pPr>
        <w:pStyle w:val="CommentText"/>
      </w:pPr>
      <w:r>
        <w:rPr>
          <w:rStyle w:val="CommentReference"/>
        </w:rPr>
        <w:annotationRef/>
      </w:r>
      <w:r>
        <w:t>Please include links to all the relevant documents where available</w:t>
      </w:r>
    </w:p>
  </w:comment>
  <w:comment w:id="8" w:author="Annika BERLIN" w:date="2026-10-02T07:15:00Z" w:initials="AB">
    <w:p w14:paraId="16F18057" w14:textId="471CF1E6" w:rsidR="009E7092" w:rsidRDefault="004E4D96" w:rsidP="009E7092">
      <w:pPr>
        <w:pStyle w:val="CommentText"/>
      </w:pPr>
      <w:r>
        <w:rPr>
          <w:rStyle w:val="CommentReference"/>
        </w:rPr>
        <w:annotationRef/>
      </w:r>
      <w:r w:rsidR="009E7092">
        <w:t xml:space="preserve">What is the source for this map? At least the Northern corridor doenst seem correct as per official map of the </w:t>
      </w:r>
      <w:r w:rsidR="009E7092">
        <w:rPr>
          <w:color w:val="6C6C6C"/>
          <w:highlight w:val="white"/>
        </w:rPr>
        <w:t>NCTTCA</w:t>
      </w:r>
      <w:r w:rsidR="009E7092">
        <w:t xml:space="preserve"> . Also central corridor. Suggest to use this official source: </w:t>
      </w:r>
      <w:hyperlink r:id="rId1" w:history="1">
        <w:r w:rsidR="009E7092" w:rsidRPr="00326314">
          <w:rPr>
            <w:rStyle w:val="Hyperlink"/>
          </w:rPr>
          <w:t>Central corridor - TTTFP</w:t>
        </w:r>
      </w:hyperlink>
      <w:r w:rsidR="009E7092">
        <w:t xml:space="preserve"> </w:t>
      </w:r>
      <w:r w:rsidR="009E7092">
        <w:rPr>
          <w:noProof/>
        </w:rPr>
        <w:drawing>
          <wp:inline distT="0" distB="0" distL="0" distR="0" wp14:anchorId="3C78EBE2" wp14:editId="40B3F093">
            <wp:extent cx="5943600" cy="4187190"/>
            <wp:effectExtent l="0" t="0" r="0" b="3810"/>
            <wp:docPr id="48433055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30553" name="Picture 484330553"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4187190"/>
                    </a:xfrm>
                    <a:prstGeom prst="rect">
                      <a:avLst/>
                    </a:prstGeom>
                  </pic:spPr>
                </pic:pic>
              </a:graphicData>
            </a:graphic>
          </wp:inline>
        </w:drawing>
      </w:r>
    </w:p>
  </w:comment>
  <w:comment w:id="15" w:author="Annika BERLIN" w:date="2026-10-02T07:21:00Z" w:initials="AB">
    <w:p w14:paraId="1A2D5117" w14:textId="1F3B6590" w:rsidR="0013327E" w:rsidRDefault="0013327E" w:rsidP="0013327E">
      <w:pPr>
        <w:pStyle w:val="CommentText"/>
      </w:pPr>
      <w:r>
        <w:rPr>
          <w:rStyle w:val="CommentReference"/>
        </w:rPr>
        <w:annotationRef/>
      </w:r>
      <w:r>
        <w:t>Should also include workshop reports and presentation materials</w:t>
      </w:r>
    </w:p>
  </w:comment>
  <w:comment w:id="26" w:author="Annika BERLIN" w:date="2026-10-02T07:26:00Z" w:initials="AB">
    <w:p w14:paraId="4D06257F" w14:textId="77777777" w:rsidR="00460A85" w:rsidRDefault="00460A85" w:rsidP="00460A85">
      <w:pPr>
        <w:pStyle w:val="CommentText"/>
      </w:pPr>
      <w:r>
        <w:rPr>
          <w:rStyle w:val="CommentReference"/>
        </w:rPr>
        <w:annotationRef/>
      </w:r>
      <w:r>
        <w:t>Which document does this refer to?</w:t>
      </w:r>
    </w:p>
  </w:comment>
  <w:comment w:id="36" w:author="Annika BERLIN" w:date="2026-10-04T07:32:00Z" w:initials="AB">
    <w:p w14:paraId="1650D0F1" w14:textId="77777777" w:rsidR="00CF2716" w:rsidRDefault="00CF2716" w:rsidP="00CF2716">
      <w:pPr>
        <w:pStyle w:val="CommentText"/>
      </w:pPr>
      <w:r>
        <w:rPr>
          <w:rStyle w:val="CommentReference"/>
        </w:rPr>
        <w:annotationRef/>
      </w:r>
      <w:r>
        <w:t>This should also include priorities for standards and regulations to be developed and harmonized</w:t>
      </w:r>
    </w:p>
  </w:comment>
  <w:comment w:id="37" w:author="Annika BERLIN" w:date="2026-10-04T07:33:00Z" w:initials="AB">
    <w:p w14:paraId="735DBDD3" w14:textId="77777777" w:rsidR="00CF2716" w:rsidRDefault="00CF2716" w:rsidP="00CF2716">
      <w:pPr>
        <w:pStyle w:val="CommentText"/>
      </w:pPr>
      <w:r>
        <w:rPr>
          <w:rStyle w:val="CommentReference"/>
        </w:rPr>
        <w:annotationRef/>
      </w:r>
      <w:r>
        <w:t>And establish a monitoring and evaluation framework for the strategy</w:t>
      </w:r>
    </w:p>
  </w:comment>
  <w:comment w:id="41" w:author="Annika BERLIN" w:date="2026-10-04T07:31:00Z" w:initials="AB">
    <w:p w14:paraId="119AB2FD" w14:textId="77777777" w:rsidR="006226EA" w:rsidRDefault="006226EA" w:rsidP="006226EA">
      <w:pPr>
        <w:pStyle w:val="CommentText"/>
      </w:pPr>
      <w:r>
        <w:rPr>
          <w:rStyle w:val="CommentReference"/>
        </w:rPr>
        <w:annotationRef/>
      </w:r>
      <w:r>
        <w:t>Please also include an institutional assessment: who is doing what, who should be doing what, which skills are needed, resources, how can they coordinate better, etc</w:t>
      </w:r>
    </w:p>
  </w:comment>
  <w:comment w:id="42" w:author="Annika BERLIN" w:date="2026-10-04T07:29:00Z" w:initials="AB">
    <w:p w14:paraId="47527C1E" w14:textId="77777777" w:rsidR="00887E47" w:rsidRDefault="00887E47" w:rsidP="00887E47">
      <w:pPr>
        <w:pStyle w:val="CommentText"/>
      </w:pPr>
      <w:r>
        <w:rPr>
          <w:rStyle w:val="CommentReference"/>
        </w:rPr>
        <w:annotationRef/>
      </w:r>
      <w:r>
        <w:t>Also assess potential risks</w:t>
      </w:r>
    </w:p>
  </w:comment>
  <w:comment w:id="44" w:author="Annika BERLIN" w:date="2026-10-04T07:25:00Z" w:initials="AB">
    <w:p w14:paraId="67CFD3F8" w14:textId="77777777" w:rsidR="00404982" w:rsidRDefault="00404982" w:rsidP="00404982">
      <w:pPr>
        <w:pStyle w:val="CommentText"/>
      </w:pPr>
      <w:r>
        <w:rPr>
          <w:rStyle w:val="CommentReference"/>
        </w:rPr>
        <w:annotationRef/>
      </w:r>
      <w:r>
        <w:t>Please establish a structured database with all documents and data points reviewed which can be updated regularly once this assignment in completed</w:t>
      </w:r>
    </w:p>
  </w:comment>
  <w:comment w:id="45" w:author="Annika BERLIN" w:date="2026-10-04T07:30:00Z" w:initials="AB">
    <w:p w14:paraId="1B3B628E" w14:textId="77777777" w:rsidR="00887E47" w:rsidRDefault="00887E47" w:rsidP="00887E47">
      <w:pPr>
        <w:pStyle w:val="CommentText"/>
      </w:pPr>
      <w:r>
        <w:rPr>
          <w:rStyle w:val="CommentReference"/>
        </w:rPr>
        <w:annotationRef/>
      </w:r>
      <w:r>
        <w:t>This should lead to a monitoring framework</w:t>
      </w:r>
    </w:p>
  </w:comment>
  <w:comment w:id="46" w:author="Annika BERLIN" w:date="2026-10-02T07:33:00Z" w:initials="AB">
    <w:p w14:paraId="66EEF8AA" w14:textId="77777777" w:rsidR="00501C99" w:rsidRDefault="004551EC" w:rsidP="00501C99">
      <w:pPr>
        <w:pStyle w:val="CommentText"/>
      </w:pPr>
      <w:r>
        <w:rPr>
          <w:rStyle w:val="CommentReference"/>
        </w:rPr>
        <w:annotationRef/>
      </w:r>
      <w:r w:rsidR="00501C99">
        <w:t>Suggest to also consult with independent local experts, researchers, industry associations and international organizations active in the space</w:t>
      </w:r>
    </w:p>
  </w:comment>
  <w:comment w:id="221" w:author="Annika BERLIN" w:date="2026-10-05T10:01:00Z" w:initials="AB">
    <w:p w14:paraId="56790900" w14:textId="77B28296" w:rsidR="00EA23A9" w:rsidRDefault="00EA23A9" w:rsidP="00EA23A9">
      <w:pPr>
        <w:pStyle w:val="CommentText"/>
      </w:pPr>
      <w:r>
        <w:rPr>
          <w:rStyle w:val="CommentReference"/>
        </w:rPr>
        <w:annotationRef/>
      </w:r>
      <w:r>
        <w:t>This needs to be developed into a Monitoring and Evaluation Framework with reporting protocols so the data can be systematically updated in the future</w:t>
      </w:r>
    </w:p>
  </w:comment>
  <w:comment w:id="232" w:author="Annika BERLIN" w:date="2026-10-02T07:42:00Z" w:initials="AB">
    <w:p w14:paraId="4CD800C8" w14:textId="77777777" w:rsidR="004E3B9F" w:rsidRDefault="004E3B9F" w:rsidP="004E3B9F">
      <w:pPr>
        <w:pStyle w:val="CommentText"/>
      </w:pPr>
      <w:r>
        <w:rPr>
          <w:rStyle w:val="CommentReference"/>
        </w:rPr>
        <w:annotationRef/>
      </w:r>
      <w:r>
        <w:t>This is a very long list, do you think you will be able to get all this data? What will be the sources?</w:t>
      </w:r>
    </w:p>
    <w:p w14:paraId="15A2D100" w14:textId="77777777" w:rsidR="004E3B9F" w:rsidRDefault="004E3B9F" w:rsidP="004E3B9F">
      <w:pPr>
        <w:pStyle w:val="CommentText"/>
      </w:pPr>
    </w:p>
    <w:p w14:paraId="7D1569F0" w14:textId="77777777" w:rsidR="004E3B9F" w:rsidRDefault="004E3B9F" w:rsidP="004E3B9F">
      <w:pPr>
        <w:pStyle w:val="CommentText"/>
      </w:pPr>
      <w:r>
        <w:t>One important data point missing is the review of HS codes, EV, battery and charging standards adopted in the partner states</w:t>
      </w:r>
    </w:p>
  </w:comment>
  <w:comment w:id="233" w:author="Kenneth Nyangweso" w:date="2026-10-06T09:00:00Z" w:initials="KN">
    <w:p w14:paraId="7148EEFF" w14:textId="77777777" w:rsidR="00E7057A" w:rsidRPr="00494B3C" w:rsidRDefault="00B24570" w:rsidP="00E7057A">
      <w:pPr>
        <w:pStyle w:val="CommentText"/>
        <w:rPr>
          <w:b/>
          <w:bCs/>
        </w:rPr>
      </w:pPr>
      <w:r>
        <w:rPr>
          <w:rStyle w:val="CommentReference"/>
        </w:rPr>
        <w:annotationRef/>
      </w:r>
      <w:r w:rsidR="00E7057A" w:rsidRPr="00494B3C">
        <w:rPr>
          <w:b/>
          <w:bCs/>
        </w:rPr>
        <w:t>The data collection strategy is highly feasible because the 32 datasets are already structurally divided into two distinct, highly actionable tiers: global ready-made infrastructure data and localized project telemetry data.</w:t>
      </w:r>
    </w:p>
    <w:p w14:paraId="1605A87F" w14:textId="77777777" w:rsidR="00E7057A" w:rsidRPr="00494B3C" w:rsidRDefault="00E7057A" w:rsidP="00E7057A">
      <w:pPr>
        <w:pStyle w:val="CommentText"/>
        <w:rPr>
          <w:b/>
          <w:bCs/>
        </w:rPr>
      </w:pPr>
      <w:r w:rsidRPr="00494B3C">
        <w:rPr>
          <w:b/>
          <w:bCs/>
        </w:rPr>
        <w:t>Below is the explicit breakdown of what data we currently hold, where it is sourced, and how future data accuracy will be guaranteed:</w:t>
      </w:r>
    </w:p>
    <w:p w14:paraId="721DCD5A" w14:textId="77777777" w:rsidR="00E7057A" w:rsidRPr="00494B3C" w:rsidRDefault="00E7057A" w:rsidP="00E7057A">
      <w:pPr>
        <w:pStyle w:val="CommentText"/>
        <w:rPr>
          <w:b/>
          <w:bCs/>
        </w:rPr>
      </w:pPr>
      <w:r w:rsidRPr="00494B3C">
        <w:rPr>
          <w:b/>
          <w:bCs/>
        </w:rPr>
        <w:t>1. What We Have Right Now (Sourced &amp; Locked)</w:t>
      </w:r>
    </w:p>
    <w:p w14:paraId="7C5BDEE4" w14:textId="77777777" w:rsidR="00E7057A" w:rsidRPr="00494B3C" w:rsidRDefault="00E7057A" w:rsidP="00E7057A">
      <w:pPr>
        <w:pStyle w:val="CommentText"/>
        <w:numPr>
          <w:ilvl w:val="0"/>
          <w:numId w:val="14"/>
        </w:numPr>
        <w:rPr>
          <w:b/>
          <w:bCs/>
        </w:rPr>
      </w:pPr>
      <w:r w:rsidRPr="00494B3C">
        <w:rPr>
          <w:b/>
          <w:bCs/>
        </w:rPr>
        <w:t>Datasets 15 through 31 (The Africa EV Readiness Database): This entire block is already acquired and completely populated. It exists as a single, multi-sheet workbook containing 19 individual sheets plus the master repository sheet. This data was officially sourced from the Energy for Growth Hub, which clean-aggregates macro-energy governance data from the African Development Bank (AfDB) Electricity Regulatory Index, the World Bank, and long-term motorization income models.</w:t>
      </w:r>
    </w:p>
    <w:p w14:paraId="6B82D1ED" w14:textId="77777777" w:rsidR="00E7057A" w:rsidRPr="00494B3C" w:rsidRDefault="00E7057A" w:rsidP="00E7057A">
      <w:pPr>
        <w:pStyle w:val="CommentText"/>
        <w:numPr>
          <w:ilvl w:val="0"/>
          <w:numId w:val="14"/>
        </w:numPr>
        <w:rPr>
          <w:b/>
          <w:bCs/>
        </w:rPr>
      </w:pPr>
      <w:r w:rsidRPr="00494B3C">
        <w:rPr>
          <w:b/>
          <w:bCs/>
        </w:rPr>
        <w:t xml:space="preserve">Datasets 11 through 14 (High-Resolution Pilot Telematics): We have secured the foundational behavioral baseline features, daily operational metrics, and micro-level GPS trip segments specifically tracking motorcycle operational and financial parameters (e.g., </w:t>
      </w:r>
      <w:r w:rsidRPr="00494B3C">
        <w:rPr>
          <w:b/>
          <w:bCs/>
          <w:i/>
          <w:iCs/>
        </w:rPr>
        <w:t>boda-boda</w:t>
      </w:r>
      <w:r w:rsidRPr="00494B3C">
        <w:rPr>
          <w:b/>
          <w:bCs/>
        </w:rPr>
        <w:t xml:space="preserve"> telematics in Nairobi).</w:t>
      </w:r>
    </w:p>
    <w:p w14:paraId="14BC701B" w14:textId="77777777" w:rsidR="00E7057A" w:rsidRPr="00494B3C" w:rsidRDefault="00E7057A" w:rsidP="00E7057A">
      <w:pPr>
        <w:pStyle w:val="CommentText"/>
        <w:rPr>
          <w:b/>
          <w:bCs/>
        </w:rPr>
      </w:pPr>
      <w:r w:rsidRPr="00494B3C">
        <w:rPr>
          <w:b/>
          <w:bCs/>
        </w:rPr>
        <w:t>2. Baseline Sources for the Remaining EAC Datasets (Current Phase)</w:t>
      </w:r>
    </w:p>
    <w:p w14:paraId="1C256ACB" w14:textId="77777777" w:rsidR="00E7057A" w:rsidRPr="00494B3C" w:rsidRDefault="00E7057A" w:rsidP="00E7057A">
      <w:pPr>
        <w:pStyle w:val="CommentText"/>
        <w:rPr>
          <w:b/>
          <w:bCs/>
        </w:rPr>
      </w:pPr>
      <w:r w:rsidRPr="00494B3C">
        <w:rPr>
          <w:b/>
          <w:bCs/>
        </w:rPr>
        <w:t>For the remaining East African Community (EAC) specific datasets (Datasets 1–10, and the newly added Dataset 32), the baseline structural features and current indicators have been actively extracted from primary national documentation, including:</w:t>
      </w:r>
    </w:p>
    <w:p w14:paraId="627E9CF3" w14:textId="77777777" w:rsidR="00E7057A" w:rsidRPr="00494B3C" w:rsidRDefault="00E7057A" w:rsidP="00E7057A">
      <w:pPr>
        <w:pStyle w:val="CommentText"/>
        <w:numPr>
          <w:ilvl w:val="0"/>
          <w:numId w:val="15"/>
        </w:numPr>
        <w:rPr>
          <w:b/>
          <w:bCs/>
        </w:rPr>
      </w:pPr>
      <w:r w:rsidRPr="00494B3C">
        <w:rPr>
          <w:b/>
          <w:bCs/>
        </w:rPr>
        <w:t>Policy &amp; Tariffs (Datasets 3, 4, 32): National Transport Ministries, Revenue Authorities (e.g., KRA, TRA), and the EAC Common External Tariff (CET) handbook.</w:t>
      </w:r>
    </w:p>
    <w:p w14:paraId="2E5800C0" w14:textId="77777777" w:rsidR="00E7057A" w:rsidRPr="00494B3C" w:rsidRDefault="00E7057A" w:rsidP="00E7057A">
      <w:pPr>
        <w:pStyle w:val="CommentText"/>
        <w:numPr>
          <w:ilvl w:val="0"/>
          <w:numId w:val="15"/>
        </w:numPr>
        <w:rPr>
          <w:b/>
          <w:bCs/>
        </w:rPr>
      </w:pPr>
      <w:r w:rsidRPr="00494B3C">
        <w:rPr>
          <w:b/>
          <w:bCs/>
        </w:rPr>
        <w:t>Grid &amp; Fleet Baseline (Datasets 2, 5, 8): National utility data portals (e.g., Kenya Power, TANESCO, REG), national bureaus of statistics, and published regional e-mobility policy briefs.</w:t>
      </w:r>
    </w:p>
    <w:p w14:paraId="0121A3DD" w14:textId="77777777" w:rsidR="00E7057A" w:rsidRPr="00494B3C" w:rsidRDefault="00E7057A" w:rsidP="00E7057A">
      <w:pPr>
        <w:pStyle w:val="CommentText"/>
        <w:rPr>
          <w:b/>
          <w:bCs/>
        </w:rPr>
      </w:pPr>
      <w:r w:rsidRPr="00494B3C">
        <w:rPr>
          <w:b/>
          <w:bCs/>
        </w:rPr>
        <w:t>3. Future Roadmap: Guaranteeing Dynamic and High-Precision Accuracy</w:t>
      </w:r>
    </w:p>
    <w:p w14:paraId="02980E29" w14:textId="77777777" w:rsidR="00E7057A" w:rsidRPr="00494B3C" w:rsidRDefault="00E7057A" w:rsidP="00E7057A">
      <w:pPr>
        <w:pStyle w:val="CommentText"/>
        <w:rPr>
          <w:b/>
          <w:bCs/>
        </w:rPr>
      </w:pPr>
      <w:r w:rsidRPr="00494B3C">
        <w:rPr>
          <w:b/>
          <w:bCs/>
        </w:rPr>
        <w:t>While the current project relies on these verified published baselines and pilot telematics, transitioning this into a highly accurate, dynamic future data system will be achieved through three formal integration pathways:</w:t>
      </w:r>
    </w:p>
    <w:p w14:paraId="1E63E934" w14:textId="77777777" w:rsidR="00E7057A" w:rsidRPr="00494B3C" w:rsidRDefault="00E7057A" w:rsidP="00E7057A">
      <w:pPr>
        <w:pStyle w:val="CommentText"/>
        <w:numPr>
          <w:ilvl w:val="0"/>
          <w:numId w:val="16"/>
        </w:numPr>
        <w:rPr>
          <w:b/>
          <w:bCs/>
        </w:rPr>
      </w:pPr>
      <w:r w:rsidRPr="00494B3C">
        <w:rPr>
          <w:b/>
          <w:bCs/>
        </w:rPr>
        <w:t>API Integration with E-Mobility Operators: Future data tracking will transition from static reports to direct API data-sharing pipelines with regional private operators (e.g., BasiGo, Roam, Ampersand, Spiro) to feed real-time charging infrastructure (Dataset 10) and market fleet numbers (Dataset 2).</w:t>
      </w:r>
    </w:p>
    <w:p w14:paraId="79F6389A" w14:textId="77777777" w:rsidR="00E7057A" w:rsidRPr="00494B3C" w:rsidRDefault="00E7057A" w:rsidP="00E7057A">
      <w:pPr>
        <w:pStyle w:val="CommentText"/>
        <w:numPr>
          <w:ilvl w:val="0"/>
          <w:numId w:val="16"/>
        </w:numPr>
        <w:rPr>
          <w:b/>
          <w:bCs/>
        </w:rPr>
      </w:pPr>
      <w:r w:rsidRPr="00494B3C">
        <w:rPr>
          <w:b/>
          <w:bCs/>
        </w:rPr>
        <w:t>Institutional Data Interoperability: Establishing a formal data-sharing framework under the EAC Secretariat to pull directly from the digitized national vehicle registries of the 8 Partner States, ensuring frictionless, automated updates for dynamic HS code changes and vehicle registration volumes.</w:t>
      </w:r>
    </w:p>
    <w:p w14:paraId="75E67327" w14:textId="77777777" w:rsidR="00E7057A" w:rsidRPr="00494B3C" w:rsidRDefault="00E7057A" w:rsidP="00E7057A">
      <w:pPr>
        <w:pStyle w:val="CommentText"/>
        <w:numPr>
          <w:ilvl w:val="0"/>
          <w:numId w:val="16"/>
        </w:numPr>
        <w:rPr>
          <w:b/>
          <w:bCs/>
        </w:rPr>
      </w:pPr>
      <w:r w:rsidRPr="00494B3C">
        <w:rPr>
          <w:b/>
          <w:bCs/>
        </w:rPr>
        <w:t>Smart Metering Telemetry: Partnering with national power utilities to capture aggregated grid capacity and EV-specific load profiles directly from dedicated EV charging tariff sub-meters, refining the accuracy of grid infrastructure models (Dataset 5 and 17).</w:t>
      </w:r>
    </w:p>
    <w:p w14:paraId="7C9315F1" w14:textId="24DC8380" w:rsidR="00B24570" w:rsidRPr="00494B3C" w:rsidRDefault="00B24570">
      <w:pPr>
        <w:pStyle w:val="CommentText"/>
        <w:rPr>
          <w:b/>
          <w:bCs/>
        </w:rPr>
      </w:pPr>
    </w:p>
  </w:comment>
  <w:comment w:id="234" w:author="Kenneth Nyangweso" w:date="2026-10-06T09:11:00Z" w:initials="KN">
    <w:p w14:paraId="0F5A5003" w14:textId="77777777" w:rsidR="007E45A3" w:rsidRPr="007E45A3" w:rsidRDefault="00E7057A" w:rsidP="007E45A3">
      <w:pPr>
        <w:pStyle w:val="CommentText"/>
        <w:rPr>
          <w:b/>
          <w:bCs/>
        </w:rPr>
      </w:pPr>
      <w:r>
        <w:rPr>
          <w:rStyle w:val="CommentReference"/>
        </w:rPr>
        <w:annotationRef/>
      </w:r>
      <w:r w:rsidR="007E45A3" w:rsidRPr="007E45A3">
        <w:rPr>
          <w:b/>
          <w:bCs/>
        </w:rPr>
        <w:t>We completely agree. The harmonization of Harmonized System (HS) codes, EV safety standards, battery standards, and charging infrastructure protocols is a critical regulatory pillar. Without uniform customs classifications, partner states face massive non-tariff barriers at border crossings (e.g., classifying an electric motorcycle component as a traditional vehicle part or a generic electrical item). Similarly, mismatched charging protocols will paralyze cross-border transport corridors.</w:t>
      </w:r>
    </w:p>
    <w:p w14:paraId="16BC3F2F" w14:textId="77777777" w:rsidR="007E45A3" w:rsidRPr="007E45A3" w:rsidRDefault="007E45A3" w:rsidP="007E45A3">
      <w:pPr>
        <w:pStyle w:val="CommentText"/>
        <w:rPr>
          <w:b/>
          <w:bCs/>
        </w:rPr>
      </w:pPr>
      <w:r w:rsidRPr="007E45A3">
        <w:rPr>
          <w:b/>
          <w:bCs/>
        </w:rPr>
        <w:t>To integrate this seamlessly, we have added a brand-new, dedicated dataset (Dataset 32) to map out this regulatory architecture across all 8 EAC states. Furthermore, we have updated the analytical logic of Dataset 4 (Fiscal Tariffs) and Dataset 10 (EV Charging Infrastructure) to show how they directly rely on these technical standards to function.</w:t>
      </w:r>
    </w:p>
    <w:p w14:paraId="10492C0D" w14:textId="4ED0BB79" w:rsidR="00E7057A" w:rsidRPr="00494B3C" w:rsidRDefault="00E7057A" w:rsidP="00E7057A">
      <w:pPr>
        <w:pStyle w:val="CommentText"/>
        <w:rPr>
          <w:b/>
          <w:bCs/>
        </w:rPr>
      </w:pPr>
    </w:p>
    <w:p w14:paraId="622BB77A" w14:textId="77777777" w:rsidR="00E7057A" w:rsidRPr="00E7057A" w:rsidRDefault="00E7057A" w:rsidP="00E7057A">
      <w:pPr>
        <w:pStyle w:val="CommentText"/>
      </w:pPr>
      <w:r w:rsidRPr="00E7057A">
        <w:pict w14:anchorId="30AA4C98">
          <v:rect id="_x0000_i1031" style="width:0;height:1.5pt" o:hralign="center" o:hrstd="t" o:hr="t" fillcolor="#a0a0a0" stroked="f"/>
        </w:pict>
      </w:r>
    </w:p>
    <w:p w14:paraId="63DE622D" w14:textId="422AAB79" w:rsidR="00E7057A" w:rsidRDefault="00E7057A">
      <w:pPr>
        <w:pStyle w:val="CommentText"/>
      </w:pPr>
    </w:p>
  </w:comment>
  <w:comment w:id="292" w:author="Annika BERLIN" w:date="2026-10-02T07:37:00Z" w:initials="AB">
    <w:p w14:paraId="6AB25CF4" w14:textId="77777777" w:rsidR="00944E48" w:rsidRDefault="00944E48" w:rsidP="00567AAA">
      <w:pPr>
        <w:pStyle w:val="CommentText"/>
      </w:pPr>
      <w:r>
        <w:rPr>
          <w:rStyle w:val="CommentReference"/>
        </w:rPr>
        <w:annotationRef/>
      </w:r>
      <w:r>
        <w:t>Suggest to also include grants and commercial finance</w:t>
      </w:r>
    </w:p>
  </w:comment>
  <w:comment w:id="293" w:author="Kenneth Nyangweso" w:date="2026-10-06T09:24:00Z" w:initials="KN">
    <w:p w14:paraId="7F196EC8" w14:textId="157A52BC" w:rsidR="00944E48" w:rsidRDefault="00944E48">
      <w:pPr>
        <w:pStyle w:val="CommentText"/>
      </w:pPr>
      <w:r>
        <w:rPr>
          <w:rStyle w:val="CommentReference"/>
        </w:rPr>
        <w:annotationRef/>
      </w:r>
      <w:r w:rsidRPr="00F817CA">
        <w:t xml:space="preserve">We completely agree. The original scope focused heavily on de-risking mechanisms (blended finance, guarantees) and retail models (PAYG), but capturing </w:t>
      </w:r>
      <w:r w:rsidRPr="00F817CA">
        <w:rPr>
          <w:b/>
          <w:bCs/>
        </w:rPr>
        <w:t>grants (sovereign and philanthropic)</w:t>
      </w:r>
      <w:r w:rsidRPr="00F817CA">
        <w:t xml:space="preserve"> and </w:t>
      </w:r>
      <w:r w:rsidRPr="00F817CA">
        <w:rPr>
          <w:b/>
          <w:bCs/>
        </w:rPr>
        <w:t>commercial debt/equity finance</w:t>
      </w:r>
      <w:r w:rsidRPr="00F817CA">
        <w:t xml:space="preserve"> is essential. Grants serve as the initial catalytic capital for pilot infrastructure, while commercial finance dictates the ultimate scalability and bankability of the sector. We have expanded the dataset features to explicitly track these asset classes</w:t>
      </w:r>
    </w:p>
  </w:comment>
  <w:comment w:id="307" w:author="Annika BERLIN" w:date="2026-10-02T07:54:00Z" w:initials="AB">
    <w:p w14:paraId="2A197832" w14:textId="6F4CEA85" w:rsidR="00944E48" w:rsidRDefault="00944E48" w:rsidP="00617784">
      <w:pPr>
        <w:pStyle w:val="CommentText"/>
      </w:pPr>
      <w:r>
        <w:rPr>
          <w:rStyle w:val="CommentReference"/>
        </w:rPr>
        <w:annotationRef/>
      </w:r>
      <w:r>
        <w:t>Is possible also include use of EV batteries for second life applications</w:t>
      </w:r>
    </w:p>
  </w:comment>
  <w:comment w:id="308" w:author="Kenneth Nyangweso" w:date="2026-10-06T09:27:00Z" w:initials="KN">
    <w:p w14:paraId="72B6548C" w14:textId="77777777" w:rsidR="00944E48" w:rsidRPr="00494B3C" w:rsidRDefault="00944E48" w:rsidP="00494B3C">
      <w:pPr>
        <w:pStyle w:val="CommentText"/>
      </w:pPr>
      <w:r>
        <w:rPr>
          <w:rStyle w:val="CommentReference"/>
        </w:rPr>
        <w:annotationRef/>
      </w:r>
      <w:r w:rsidRPr="00494B3C">
        <w:t>This is a critical addition for circular economy modeling. EV batteries typically retire from automotive use when their capacity drops to 70–80%, making them highly viable for second-life applications</w:t>
      </w:r>
    </w:p>
    <w:p w14:paraId="506DB562" w14:textId="57D66656" w:rsidR="00944E48" w:rsidRDefault="00944E48" w:rsidP="00494B3C">
      <w:pPr>
        <w:pStyle w:val="CommentText"/>
      </w:pPr>
      <w:r w:rsidRPr="00494B3C">
        <w:t>such as stationary solar energy storage (ESS) or telecom tower backup power before final recycling. We have formally integrated second-life market viability, technical degradation profiles, and regulatory frameworks into the End of Life (EoL) dataset.</w:t>
      </w:r>
    </w:p>
  </w:comment>
  <w:comment w:id="320" w:author="Annika BERLIN" w:date="2026-10-02T07:42:00Z" w:initials="AB">
    <w:p w14:paraId="290DCF46" w14:textId="77777777" w:rsidR="00944E48" w:rsidRDefault="00944E48" w:rsidP="000F6062">
      <w:pPr>
        <w:pStyle w:val="CommentText"/>
      </w:pPr>
      <w:r>
        <w:rPr>
          <w:rStyle w:val="CommentReference"/>
        </w:rPr>
        <w:annotationRef/>
      </w:r>
      <w:r>
        <w:t>What will be included here?</w:t>
      </w:r>
    </w:p>
  </w:comment>
  <w:comment w:id="321" w:author="Kenneth Nyangweso" w:date="2026-10-06T09:38:00Z" w:initials="KN">
    <w:p w14:paraId="6BB9A2D0" w14:textId="767D0D0E" w:rsidR="00944E48" w:rsidRDefault="00944E48">
      <w:pPr>
        <w:pStyle w:val="CommentText"/>
      </w:pPr>
      <w:r>
        <w:rPr>
          <w:rStyle w:val="CommentReference"/>
        </w:rPr>
        <w:annotationRef/>
      </w:r>
      <w:r w:rsidRPr="00ED5194">
        <w:t xml:space="preserve">This dataset bridges the gap for the 5 data-scarce EAC states where quantitative vehicle registries or telematics are absent. It includes: </w:t>
      </w:r>
      <w:r w:rsidRPr="00ED5194">
        <w:rPr>
          <w:b/>
          <w:bCs/>
        </w:rPr>
        <w:t>(1) Proxy-based market sizing</w:t>
      </w:r>
      <w:r w:rsidRPr="00ED5194">
        <w:t xml:space="preserve"> extrapolated from neighboring states; </w:t>
      </w:r>
      <w:r w:rsidRPr="00ED5194">
        <w:rPr>
          <w:b/>
          <w:bCs/>
        </w:rPr>
        <w:t>(2) Stakeholder consultation matrices</w:t>
      </w:r>
      <w:r w:rsidRPr="00ED5194">
        <w:t xml:space="preserve"> detailing qualitative barriers; </w:t>
      </w:r>
      <w:r w:rsidRPr="00ED5194">
        <w:rPr>
          <w:b/>
          <w:bCs/>
        </w:rPr>
        <w:t>(3) Desktop policy reviews</w:t>
      </w:r>
      <w:r w:rsidRPr="00ED5194">
        <w:t xml:space="preserve"> of draft frameworks; and </w:t>
      </w:r>
      <w:r w:rsidRPr="00ED5194">
        <w:rPr>
          <w:b/>
          <w:bCs/>
        </w:rPr>
        <w:t>(4) Qualitative infrastructure mapping</w:t>
      </w:r>
      <w:r w:rsidRPr="00ED5194">
        <w:t xml:space="preserve"> (e.g., locations of known urban mini-grids or basic standard plugs). This serves as the explicit justification for our data-system capacity-building recommendations.</w:t>
      </w:r>
    </w:p>
  </w:comment>
  <w:comment w:id="377" w:author="Annika BERLIN" w:date="2026-10-02T07:43:00Z" w:initials="AB">
    <w:p w14:paraId="26DB5994" w14:textId="77777777" w:rsidR="00944E48" w:rsidRDefault="00944E48" w:rsidP="000F6062">
      <w:pPr>
        <w:pStyle w:val="CommentText"/>
      </w:pPr>
      <w:r>
        <w:rPr>
          <w:rStyle w:val="CommentReference"/>
        </w:rPr>
        <w:annotationRef/>
      </w:r>
      <w:r>
        <w:t>What are these 16 indicators?</w:t>
      </w:r>
    </w:p>
  </w:comment>
  <w:comment w:id="378" w:author="Kenneth Nyangweso" w:date="2026-10-06T09:41:00Z" w:initials="KN">
    <w:p w14:paraId="297A1512" w14:textId="1E64D8E7" w:rsidR="00944E48" w:rsidRPr="00ED5194" w:rsidRDefault="00944E48">
      <w:pPr>
        <w:pStyle w:val="CommentText"/>
      </w:pPr>
      <w:r>
        <w:rPr>
          <w:rStyle w:val="CommentReference"/>
        </w:rPr>
        <w:annotationRef/>
      </w:r>
      <w:r w:rsidRPr="00ED5194">
        <w:t xml:space="preserve">Because Datasets 15–31 are sheets within a single pre-compiled Africa EV Readiness Database workbook (sourced from the Energy for Growth Hub), the '16 readiness and impact indicators' refer to the raw underlying metrics tracked globally across all 54 nations. To clarify, these 16 indicators span three main categories: </w:t>
      </w:r>
      <w:r w:rsidRPr="00ED5194">
        <w:rPr>
          <w:i/>
          <w:iCs/>
        </w:rPr>
        <w:t>Readiness Pillars</w:t>
      </w:r>
      <w:r w:rsidRPr="00ED5194">
        <w:t xml:space="preserve"> (Enabling Policies, Grid Quality, Power Sector Maturity, Access to Finance, EV Affordability, Market Scale), </w:t>
      </w:r>
      <w:r w:rsidRPr="00ED5194">
        <w:rPr>
          <w:i/>
          <w:iCs/>
        </w:rPr>
        <w:t>Impact Metrics</w:t>
      </w:r>
      <w:r w:rsidRPr="00ED5194">
        <w:t xml:space="preserve"> (Climate Benefits, Transport Decarbonization Priorities, Utility Upside, Public Health), and </w:t>
      </w:r>
      <w:r w:rsidRPr="00ED5194">
        <w:rPr>
          <w:i/>
          <w:iCs/>
        </w:rPr>
        <w:t>Macroeconomic Metrics</w:t>
      </w:r>
      <w:r w:rsidRPr="00ED5194">
        <w:t xml:space="preserve"> (Trade Exposure, Subsidy Burdens, and Ownership Densities). We have updated the master sheet description to explicitly clear up this vocabulary</w:t>
      </w:r>
    </w:p>
  </w:comment>
  <w:comment w:id="410" w:author="Annika BERLIN" w:date="2026-10-02T07:39:00Z" w:initials="AB">
    <w:p w14:paraId="134D85FC" w14:textId="77777777" w:rsidR="00944E48" w:rsidRDefault="00944E48" w:rsidP="006E4FEC">
      <w:pPr>
        <w:pStyle w:val="CommentText"/>
      </w:pPr>
      <w:r>
        <w:rPr>
          <w:rStyle w:val="CommentReference"/>
        </w:rPr>
        <w:annotationRef/>
      </w:r>
      <w:r>
        <w:t>Why for a 30% EV target? I suggest to do scenarios based on the consultations and review of partner states existing targets</w:t>
      </w:r>
    </w:p>
  </w:comment>
  <w:comment w:id="411" w:author="Kenneth Nyangweso" w:date="2026-10-06T09:44:00Z" w:initials="KN">
    <w:p w14:paraId="01762008" w14:textId="459139EA" w:rsidR="00944E48" w:rsidRPr="00ED5194" w:rsidRDefault="00944E48">
      <w:pPr>
        <w:pStyle w:val="CommentText"/>
      </w:pPr>
      <w:r>
        <w:rPr>
          <w:rStyle w:val="CommentReference"/>
        </w:rPr>
        <w:annotationRef/>
      </w:r>
      <w:r w:rsidRPr="00ED5194">
        <w:t>The 30% target represents the baseline quantitative model provided inside the Energy for Growth Hub workbook. However, we accept the recommendation to shift from a rigid 30% single-point model to a dynamic multi-scenario analysis. We will anchor these scenarios directly against the existing national targets of the EAC partner states (e.g., Kenya’s National E-mobility Policy targets vs. Rwanda's strategic goals) alongside a conservative baseline scenario and an aggressive accelerated adoption scenario.</w:t>
      </w:r>
    </w:p>
  </w:comment>
  <w:comment w:id="441" w:author="Annika BERLIN" w:date="2026-10-02T07:40:00Z" w:initials="AB">
    <w:p w14:paraId="4F7092F2" w14:textId="77777777" w:rsidR="00944E48" w:rsidRDefault="00944E48" w:rsidP="006E4FEC">
      <w:pPr>
        <w:pStyle w:val="CommentText"/>
      </w:pPr>
      <w:r>
        <w:rPr>
          <w:rStyle w:val="CommentReference"/>
        </w:rPr>
        <w:annotationRef/>
      </w:r>
      <w:r>
        <w:t>Please use kilometers</w:t>
      </w:r>
    </w:p>
  </w:comment>
  <w:comment w:id="501" w:author="Annika BERLIN" w:date="2026-10-02T07:43:00Z" w:initials="AB">
    <w:p w14:paraId="78A8354E" w14:textId="77777777" w:rsidR="00944E48" w:rsidRDefault="00944E48" w:rsidP="00877820">
      <w:pPr>
        <w:pStyle w:val="CommentText"/>
      </w:pPr>
      <w:r>
        <w:rPr>
          <w:rStyle w:val="CommentReference"/>
        </w:rPr>
        <w:annotationRef/>
      </w:r>
      <w:r>
        <w:t>Which 10 indicators? Above it is 16 and the list has over 20</w:t>
      </w:r>
    </w:p>
  </w:comment>
  <w:comment w:id="502" w:author="Kenneth Nyangweso" w:date="2026-10-06T09:46:00Z" w:initials="KN">
    <w:p w14:paraId="0C2DE7D4" w14:textId="7A96975F" w:rsidR="00944E48" w:rsidRDefault="00944E48">
      <w:pPr>
        <w:pStyle w:val="CommentText"/>
      </w:pPr>
      <w:r>
        <w:rPr>
          <w:rStyle w:val="CommentReference"/>
        </w:rPr>
        <w:annotationRef/>
      </w:r>
      <w:r w:rsidRPr="001D498C">
        <w:t xml:space="preserve">The confusion stems from the structural layout of the </w:t>
      </w:r>
      <w:r w:rsidRPr="001D498C">
        <w:rPr>
          <w:i/>
          <w:iCs/>
        </w:rPr>
        <w:t>Energy for Growth Hub</w:t>
      </w:r>
      <w:r w:rsidRPr="001D498C">
        <w:t xml:space="preserve"> Excel workbook. The workbook contains over 20 total sheets/metrics, but the </w:t>
      </w:r>
      <w:r w:rsidRPr="001D498C">
        <w:rPr>
          <w:b/>
          <w:bCs/>
        </w:rPr>
        <w:t>Readiness Index itself isolates exactly 10 specific readiness sub-indicators</w:t>
      </w:r>
      <w:r w:rsidRPr="001D498C">
        <w:t xml:space="preserve"> (drawn from sheets like Grid Reliability, Regulatory Maturity, Affordability, and Access to Finance) to build the final 'Readiness' score. The other remaining indicators belong to the 'Impact Index' (e.g., environmental and financial relief) or raw country dimensions. We have updated the description to explicitly clarify that these 10 indicators are the specific subset mapped strictly to the Readiness dimension.</w:t>
      </w:r>
    </w:p>
  </w:comment>
  <w:comment w:id="515" w:author="Annika BERLIN" w:date="2026-10-04T07:27:00Z" w:initials="AB">
    <w:p w14:paraId="5BC77F80" w14:textId="0C6DEA0D" w:rsidR="00944E48" w:rsidRDefault="00944E48" w:rsidP="00671BCF">
      <w:pPr>
        <w:pStyle w:val="CommentText"/>
      </w:pPr>
      <w:r>
        <w:rPr>
          <w:rStyle w:val="CommentReference"/>
        </w:rPr>
        <w:annotationRef/>
      </w:r>
      <w:r>
        <w:t>Please also</w:t>
      </w:r>
      <w:r w:rsidR="00CE5868">
        <w:t xml:space="preserve"> </w:t>
      </w:r>
      <w:r>
        <w:t>assess qualitative data around skills needs and availability, as well as risks for job displacements etc</w:t>
      </w:r>
    </w:p>
  </w:comment>
  <w:comment w:id="516" w:author="Kenneth Nyangweso" w:date="2026-10-06T09:51:00Z" w:initials="KN">
    <w:p w14:paraId="1B920644" w14:textId="38D636F9" w:rsidR="00944E48" w:rsidRPr="00AD328D" w:rsidRDefault="00944E48">
      <w:pPr>
        <w:pStyle w:val="CommentText"/>
      </w:pPr>
      <w:r>
        <w:rPr>
          <w:rStyle w:val="CommentReference"/>
        </w:rPr>
        <w:annotationRef/>
      </w:r>
      <w:r w:rsidRPr="00AD328D">
        <w:t>This is a profound addition that addresses the Just Energy Transition element of e-mobility. Shifting to EVs introduces massive structural changes to the labor market, including mechanic upskilling needs and job displacement risks for traditional ICE mechanics, parts distributors, and fuel retail workers. While Dataset 31 is structurally an equal-weighted quantitative index sheet from the Energy for Growth Hub, we will expand the project scope to overlay a qualitative Just Transition &amp; Labor Dynamics Framework onto this priority quadrant synthesis</w:t>
      </w:r>
    </w:p>
  </w:comment>
  <w:comment w:id="633" w:author="Annika BERLIN" w:date="2026-10-02T07:44:00Z" w:initials="AB">
    <w:p w14:paraId="2FECEDE9" w14:textId="77777777" w:rsidR="0032136F" w:rsidRDefault="006C665E" w:rsidP="0032136F">
      <w:pPr>
        <w:pStyle w:val="CommentText"/>
      </w:pPr>
      <w:r>
        <w:rPr>
          <w:rStyle w:val="CommentReference"/>
        </w:rPr>
        <w:annotationRef/>
      </w:r>
      <w:r w:rsidR="0032136F">
        <w:t>I assume this diagnostic will be based on the data points in the table above?</w:t>
      </w:r>
    </w:p>
  </w:comment>
  <w:comment w:id="634" w:author="Annika BERLIN" w:date="2026-10-02T11:52:00Z" w:initials="AB">
    <w:p w14:paraId="308EA6CE" w14:textId="77777777" w:rsidR="006D63D7" w:rsidRDefault="006D63D7" w:rsidP="006D63D7">
      <w:pPr>
        <w:pStyle w:val="CommentText"/>
      </w:pPr>
      <w:r>
        <w:rPr>
          <w:rStyle w:val="CommentReference"/>
        </w:rPr>
        <w:annotationRef/>
      </w:r>
      <w:r>
        <w:t>There is no such section in this report</w:t>
      </w:r>
    </w:p>
  </w:comment>
  <w:comment w:id="635" w:author="Annika BERLIN" w:date="2026-10-02T11:53:00Z" w:initials="AB">
    <w:p w14:paraId="5F0033BD" w14:textId="77777777" w:rsidR="007B1A18" w:rsidRDefault="00A12B2C" w:rsidP="007B1A18">
      <w:pPr>
        <w:pStyle w:val="CommentText"/>
      </w:pPr>
      <w:r>
        <w:rPr>
          <w:rStyle w:val="CommentReference"/>
        </w:rPr>
        <w:annotationRef/>
      </w:r>
      <w:r w:rsidR="007B1A18">
        <w:t>Are these the categories from table 3-1 or different? I suggest we agree on one set of categories and use them consistently throughout</w:t>
      </w:r>
    </w:p>
  </w:comment>
  <w:comment w:id="637" w:author="Annika BERLIN" w:date="2026-10-02T11:56:00Z" w:initials="AB">
    <w:p w14:paraId="7A1D63EC" w14:textId="77777777" w:rsidR="00794FFD" w:rsidRDefault="00794FFD" w:rsidP="00794FFD">
      <w:pPr>
        <w:pStyle w:val="CommentText"/>
      </w:pPr>
      <w:r>
        <w:rPr>
          <w:rStyle w:val="CommentReference"/>
        </w:rPr>
        <w:annotationRef/>
      </w:r>
      <w:r>
        <w:t xml:space="preserve">How did arrive at this conclusion? </w:t>
      </w:r>
    </w:p>
  </w:comment>
  <w:comment w:id="638" w:author="Annika BERLIN" w:date="2026-10-02T11:56:00Z" w:initials="AB">
    <w:p w14:paraId="12E77B96" w14:textId="77777777" w:rsidR="00794FFD" w:rsidRDefault="00794FFD" w:rsidP="00794FFD">
      <w:pPr>
        <w:pStyle w:val="CommentText"/>
      </w:pPr>
      <w:r>
        <w:rPr>
          <w:rStyle w:val="CommentReference"/>
        </w:rPr>
        <w:annotationRef/>
      </w:r>
      <w:r>
        <w:t>This is the case in Kenya</w:t>
      </w:r>
    </w:p>
  </w:comment>
  <w:comment w:id="639" w:author="Annika BERLIN" w:date="2026-10-02T11:59:00Z" w:initials="AB">
    <w:p w14:paraId="53ED76FD" w14:textId="77777777" w:rsidR="00026933" w:rsidRDefault="00BB3D84" w:rsidP="00026933">
      <w:pPr>
        <w:pStyle w:val="CommentText"/>
      </w:pPr>
      <w:r>
        <w:rPr>
          <w:rStyle w:val="CommentReference"/>
        </w:rPr>
        <w:annotationRef/>
      </w:r>
      <w:r w:rsidR="00026933">
        <w:t xml:space="preserve">We have a GEF7 emobility project in Burundi: </w:t>
      </w:r>
      <w:hyperlink r:id="rId3" w:history="1">
        <w:r w:rsidR="00026933" w:rsidRPr="00E5378D">
          <w:rPr>
            <w:rStyle w:val="Hyperlink"/>
          </w:rPr>
          <w:t>https://www.thegef.org/projects-operations/projects/10278</w:t>
        </w:r>
      </w:hyperlink>
    </w:p>
  </w:comment>
  <w:comment w:id="640" w:author="Annika BERLIN" w:date="2026-10-02T11:57:00Z" w:initials="AB">
    <w:p w14:paraId="2E749D43" w14:textId="5FAD8186" w:rsidR="005455A1" w:rsidRDefault="005455A1" w:rsidP="005455A1">
      <w:pPr>
        <w:pStyle w:val="CommentText"/>
      </w:pPr>
      <w:r>
        <w:rPr>
          <w:rStyle w:val="CommentReference"/>
        </w:rPr>
        <w:annotationRef/>
      </w:r>
      <w:r>
        <w:t>Please add the sources of information/ link to document where available</w:t>
      </w:r>
    </w:p>
  </w:comment>
  <w:comment w:id="643" w:author="Annika BERLIN" w:date="2026-10-02T12:03:00Z" w:initials="AB">
    <w:p w14:paraId="0A81AA24" w14:textId="77777777" w:rsidR="00C4205F" w:rsidRDefault="00C4205F" w:rsidP="00C4205F">
      <w:pPr>
        <w:pStyle w:val="CommentText"/>
      </w:pPr>
      <w:r>
        <w:rPr>
          <w:rStyle w:val="CommentReference"/>
        </w:rPr>
        <w:annotationRef/>
      </w:r>
      <w:r>
        <w:t>According to NTSA the figure was at over 35 000 by January 2026</w:t>
      </w:r>
    </w:p>
  </w:comment>
  <w:comment w:id="644" w:author="Annika BERLIN" w:date="2026-10-02T12:04:00Z" w:initials="AB">
    <w:p w14:paraId="24377313" w14:textId="77777777" w:rsidR="00B23BE3" w:rsidRDefault="00B23BE3" w:rsidP="00B23BE3">
      <w:pPr>
        <w:pStyle w:val="CommentText"/>
      </w:pPr>
      <w:r>
        <w:rPr>
          <w:rStyle w:val="CommentReference"/>
        </w:rPr>
        <w:annotationRef/>
      </w:r>
      <w:r>
        <w:t>Please use 2026 data (or 2025 in cases where 2026 isnt available). This is important since emobility is rising so rapidly in 1 year</w:t>
      </w:r>
    </w:p>
  </w:comment>
  <w:comment w:id="645" w:author="Annika BERLIN" w:date="2026-10-02T12:04:00Z" w:initials="AB">
    <w:p w14:paraId="354CFB92" w14:textId="77777777" w:rsidR="001965D4" w:rsidRDefault="001965D4" w:rsidP="001965D4">
      <w:pPr>
        <w:pStyle w:val="CommentText"/>
      </w:pPr>
      <w:r>
        <w:rPr>
          <w:rStyle w:val="CommentReference"/>
        </w:rPr>
        <w:annotationRef/>
      </w:r>
      <w:r>
        <w:t>Again please add sources as the numbers vary widely</w:t>
      </w:r>
    </w:p>
  </w:comment>
  <w:comment w:id="646" w:author="Annika BERLIN" w:date="2026-10-02T12:06:00Z" w:initials="AB">
    <w:p w14:paraId="6FFB19D7" w14:textId="77777777" w:rsidR="00CA5DD2" w:rsidRDefault="00CA5DD2" w:rsidP="00CA5DD2">
      <w:pPr>
        <w:pStyle w:val="CommentText"/>
      </w:pPr>
      <w:r>
        <w:rPr>
          <w:rStyle w:val="CommentReference"/>
        </w:rPr>
        <w:annotationRef/>
      </w:r>
      <w:r>
        <w:t>South Africa has more, over 500</w:t>
      </w:r>
    </w:p>
  </w:comment>
  <w:comment w:id="647" w:author="Annika BERLIN" w:date="2026-10-02T12:05:00Z" w:initials="AB">
    <w:p w14:paraId="45B670D2" w14:textId="77777777" w:rsidR="00171B16" w:rsidRDefault="00171B16" w:rsidP="00171B16">
      <w:pPr>
        <w:pStyle w:val="CommentText"/>
      </w:pPr>
      <w:r>
        <w:rPr>
          <w:rStyle w:val="CommentReference"/>
        </w:rPr>
        <w:annotationRef/>
      </w:r>
      <w:r>
        <w:t>I am not aware of this company</w:t>
      </w:r>
    </w:p>
  </w:comment>
  <w:comment w:id="648" w:author="Annika BERLIN" w:date="2026-10-02T12:19:00Z" w:initials="AB">
    <w:p w14:paraId="1FF8301A" w14:textId="77777777" w:rsidR="007C5A60" w:rsidRDefault="007C5A60" w:rsidP="007C5A60">
      <w:pPr>
        <w:pStyle w:val="CommentText"/>
      </w:pPr>
      <w:r>
        <w:rPr>
          <w:rStyle w:val="CommentReference"/>
        </w:rPr>
        <w:annotationRef/>
      </w:r>
      <w:r>
        <w:t xml:space="preserve">We have a GEF8 emobility project in rwanda: </w:t>
      </w:r>
      <w:hyperlink r:id="rId4" w:history="1">
        <w:r w:rsidRPr="00096867">
          <w:rPr>
            <w:rStyle w:val="Hyperlink"/>
          </w:rPr>
          <w:t>https://www.thegef.org/projects-operations/projects/11518</w:t>
        </w:r>
      </w:hyperlink>
    </w:p>
  </w:comment>
  <w:comment w:id="649" w:author="Annika BERLIN" w:date="2026-10-02T12:06:00Z" w:initials="AB">
    <w:p w14:paraId="116C7FBC" w14:textId="77777777" w:rsidR="00CA5DD2" w:rsidRDefault="00CA5DD2" w:rsidP="00CA5DD2">
      <w:pPr>
        <w:pStyle w:val="CommentText"/>
      </w:pPr>
      <w:r>
        <w:rPr>
          <w:rStyle w:val="CommentReference"/>
        </w:rPr>
        <w:annotationRef/>
      </w:r>
      <w:r>
        <w:t>What do you mean by organised?</w:t>
      </w:r>
    </w:p>
  </w:comment>
  <w:comment w:id="650" w:author="Annika BERLIN" w:date="2026-10-02T12:08:00Z" w:initials="AB">
    <w:p w14:paraId="2F4FACCD" w14:textId="77777777" w:rsidR="00A441D1" w:rsidRDefault="00A441D1" w:rsidP="00A441D1">
      <w:pPr>
        <w:pStyle w:val="CommentText"/>
      </w:pPr>
      <w:r>
        <w:rPr>
          <w:rStyle w:val="CommentReference"/>
        </w:rPr>
        <w:annotationRef/>
      </w:r>
      <w:r>
        <w:t>That is not what the regulation says.  Article 22 requires that electric motorcycles originally built for one battery swapping network can be converted to operate on a different battery network at the Rider’s election. For example, if one battery swap operator shuts down, fails to meet minimum service standards, or if a Rider simply wants better batteries and services, with some basic modifications to their motorbike, that Rider can move to another licensed provider. Riders will no longer be locked into a network for the life of their bike. Companies have two years to build the capacity and processes to enable this conversion.</w:t>
      </w:r>
    </w:p>
  </w:comment>
  <w:comment w:id="651" w:author="Annika BERLIN" w:date="2026-10-02T12:09:00Z" w:initials="AB">
    <w:p w14:paraId="7B9502CF" w14:textId="77777777" w:rsidR="002E1B64" w:rsidRDefault="002E1B64" w:rsidP="002E1B64">
      <w:pPr>
        <w:pStyle w:val="CommentText"/>
      </w:pPr>
      <w:r>
        <w:rPr>
          <w:rStyle w:val="CommentReference"/>
        </w:rPr>
        <w:annotationRef/>
      </w:r>
      <w:r>
        <w:t>Rwanda has over 30 000, so does Kenya</w:t>
      </w:r>
    </w:p>
  </w:comment>
  <w:comment w:id="652" w:author="Annika BERLIN" w:date="2026-10-02T12:10:00Z" w:initials="AB">
    <w:p w14:paraId="0E3480C8" w14:textId="77777777" w:rsidR="00435405" w:rsidRDefault="00435405" w:rsidP="00435405">
      <w:pPr>
        <w:pStyle w:val="CommentText"/>
      </w:pPr>
      <w:r>
        <w:rPr>
          <w:rStyle w:val="CommentReference"/>
        </w:rPr>
        <w:annotationRef/>
      </w:r>
      <w:r>
        <w:t>Combined across all companies in both countries? Should be much higher</w:t>
      </w:r>
    </w:p>
  </w:comment>
  <w:comment w:id="653" w:author="Annika BERLIN" w:date="2026-10-02T12:11:00Z" w:initials="AB">
    <w:p w14:paraId="3F6853B6" w14:textId="77777777" w:rsidR="00E01038" w:rsidRDefault="00E01038" w:rsidP="00E01038">
      <w:pPr>
        <w:pStyle w:val="CommentText"/>
      </w:pPr>
      <w:r>
        <w:rPr>
          <w:rStyle w:val="CommentReference"/>
        </w:rPr>
        <w:annotationRef/>
      </w:r>
      <w:r>
        <w:t>I believe there are more constraints, including lack of financing, lack of infrastructure and difficulty in doing business</w:t>
      </w:r>
    </w:p>
  </w:comment>
  <w:comment w:id="654" w:author="Annika BERLIN" w:date="2026-10-02T12:12:00Z" w:initials="AB">
    <w:p w14:paraId="58165862" w14:textId="77777777" w:rsidR="0021059B" w:rsidRDefault="0021059B" w:rsidP="0021059B">
      <w:pPr>
        <w:pStyle w:val="CommentText"/>
      </w:pPr>
      <w:r>
        <w:rPr>
          <w:rStyle w:val="CommentReference"/>
        </w:rPr>
        <w:annotationRef/>
      </w:r>
      <w:r>
        <w:t>This is difficult to predict at this point. Do riders have SHS?</w:t>
      </w:r>
    </w:p>
  </w:comment>
  <w:comment w:id="656" w:author="Annika BERLIN" w:date="2026-10-02T12:20:00Z" w:initials="AB">
    <w:p w14:paraId="580DD819" w14:textId="77777777" w:rsidR="00DE26BE" w:rsidRDefault="00DE26BE" w:rsidP="00DE26BE">
      <w:pPr>
        <w:pStyle w:val="CommentText"/>
      </w:pPr>
      <w:r>
        <w:rPr>
          <w:rStyle w:val="CommentReference"/>
        </w:rPr>
        <w:annotationRef/>
      </w:r>
      <w:r>
        <w:t xml:space="preserve">We are supporting the Government with an emobility policy via this project: </w:t>
      </w:r>
      <w:hyperlink r:id="rId5" w:history="1">
        <w:r w:rsidRPr="008D788E">
          <w:rPr>
            <w:rStyle w:val="Hyperlink"/>
          </w:rPr>
          <w:t>https://open.enabel.be/en/TZA/2730/p/port-of-dar-es-salaam-transport-and-trade-improvement-project-t-gate-tanzania-gateway-for-transport-trade-and-environment.html</w:t>
        </w:r>
      </w:hyperlink>
    </w:p>
  </w:comment>
  <w:comment w:id="657" w:author="Annika BERLIN" w:date="2026-10-02T12:14:00Z" w:initials="AB">
    <w:p w14:paraId="45741BFF" w14:textId="77777777" w:rsidR="009B1F26" w:rsidRDefault="009B1F26" w:rsidP="009B1F26">
      <w:pPr>
        <w:pStyle w:val="CommentText"/>
      </w:pPr>
      <w:r>
        <w:rPr>
          <w:rStyle w:val="CommentReference"/>
        </w:rPr>
        <w:annotationRef/>
      </w:r>
      <w:r>
        <w:t xml:space="preserve">Important to note that CNG is not a low emission fuel </w:t>
      </w:r>
    </w:p>
  </w:comment>
  <w:comment w:id="658" w:author="Annika BERLIN" w:date="2026-10-02T12:21:00Z" w:initials="AB">
    <w:p w14:paraId="778DB796" w14:textId="77777777" w:rsidR="00DE26BE" w:rsidRDefault="00DE26BE" w:rsidP="00DE26BE">
      <w:pPr>
        <w:pStyle w:val="CommentText"/>
      </w:pPr>
      <w:r>
        <w:rPr>
          <w:rStyle w:val="CommentReference"/>
        </w:rPr>
        <w:annotationRef/>
      </w:r>
      <w:r>
        <w:t>Suggest to also add a separate para on Zanzibar as they have different EV policies</w:t>
      </w:r>
    </w:p>
  </w:comment>
  <w:comment w:id="661" w:author="Annika BERLIN" w:date="2026-10-02T12:15:00Z" w:initials="AB">
    <w:p w14:paraId="50AA5811" w14:textId="77777777" w:rsidR="0083618B" w:rsidRDefault="0083618B" w:rsidP="0083618B">
      <w:pPr>
        <w:pStyle w:val="CommentText"/>
      </w:pPr>
      <w:r>
        <w:rPr>
          <w:rStyle w:val="CommentReference"/>
        </w:rPr>
        <w:annotationRef/>
      </w:r>
      <w:r>
        <w:t>Their names and email addresses</w:t>
      </w:r>
    </w:p>
  </w:comment>
  <w:comment w:id="662" w:author="Annika BERLIN" w:date="2026-10-02T12:17:00Z" w:initials="AB">
    <w:p w14:paraId="4B10A5B0" w14:textId="77777777" w:rsidR="007C7CC5" w:rsidRDefault="007C7CC5" w:rsidP="007C7CC5">
      <w:pPr>
        <w:pStyle w:val="CommentText"/>
      </w:pPr>
      <w:r>
        <w:rPr>
          <w:rStyle w:val="CommentReference"/>
        </w:rPr>
        <w:annotationRef/>
      </w:r>
      <w:r>
        <w:t>This is very useful, Jane might be able to provide additional contacts</w:t>
      </w:r>
    </w:p>
  </w:comment>
  <w:comment w:id="665" w:author="Annika BERLIN" w:date="2026-10-02T12:18:00Z" w:initials="AB">
    <w:p w14:paraId="4946DB60" w14:textId="77777777" w:rsidR="00273A38" w:rsidRDefault="007C7CC5" w:rsidP="00273A38">
      <w:pPr>
        <w:pStyle w:val="CommentText"/>
      </w:pPr>
      <w:r>
        <w:rPr>
          <w:rStyle w:val="CommentReference"/>
        </w:rPr>
        <w:annotationRef/>
      </w:r>
      <w:r w:rsidR="00273A38">
        <w:t>Our colleague Peter who is based in Kigali can provide additional contacts</w:t>
      </w:r>
    </w:p>
  </w:comment>
  <w:comment w:id="667" w:author="Annika BERLIN" w:date="2026-10-02T12:23:00Z" w:initials="AB">
    <w:p w14:paraId="32CAA641" w14:textId="7B8F9131" w:rsidR="002C7B23" w:rsidRDefault="002C7B23" w:rsidP="002C7B23">
      <w:pPr>
        <w:pStyle w:val="CommentText"/>
      </w:pPr>
      <w:r>
        <w:rPr>
          <w:rStyle w:val="CommentReference"/>
        </w:rPr>
        <w:annotationRef/>
      </w:r>
      <w:r>
        <w:t>Please clarify what comes first, strategy or policy and what the difference is. We had a discussion about this earlier with Director Achieng</w:t>
      </w:r>
    </w:p>
  </w:comment>
  <w:comment w:id="668" w:author="Annika BERLIN" w:date="2026-10-04T07:12:00Z" w:initials="AB">
    <w:p w14:paraId="6703FFB7" w14:textId="77777777" w:rsidR="00096F23" w:rsidRDefault="00096F23" w:rsidP="00096F23">
      <w:pPr>
        <w:pStyle w:val="CommentText"/>
      </w:pPr>
      <w:r>
        <w:rPr>
          <w:rStyle w:val="CommentReference"/>
        </w:rPr>
        <w:annotationRef/>
      </w:r>
      <w:r>
        <w:t>Is that the same as the horizontal matrix you mention just before?</w:t>
      </w:r>
    </w:p>
  </w:comment>
  <w:comment w:id="671" w:author="Annika BERLIN" w:date="2026-10-04T07:13:00Z" w:initials="AB">
    <w:p w14:paraId="1E87E9E1" w14:textId="77777777" w:rsidR="00713A0C" w:rsidRDefault="00713A0C" w:rsidP="00713A0C">
      <w:pPr>
        <w:pStyle w:val="CommentText"/>
      </w:pPr>
      <w:r>
        <w:rPr>
          <w:rStyle w:val="CommentReference"/>
        </w:rPr>
        <w:annotationRef/>
      </w:r>
      <w:r>
        <w:t>Kindly attach a copy of the letter</w:t>
      </w:r>
    </w:p>
  </w:comment>
  <w:comment w:id="673" w:author="Annika BERLIN" w:date="2026-10-04T07:16:00Z" w:initials="AB">
    <w:p w14:paraId="52504ED6" w14:textId="77777777" w:rsidR="00166804" w:rsidRDefault="00166804" w:rsidP="00166804">
      <w:pPr>
        <w:pStyle w:val="CommentText"/>
      </w:pPr>
      <w:r>
        <w:rPr>
          <w:rStyle w:val="CommentReference"/>
        </w:rPr>
        <w:annotationRef/>
      </w:r>
      <w:r>
        <w:t>We will be holding a workshop in Zanzibar 17-19 November and plan to invite at least 4 partner states. My proposal was to present initial findings there and have an in person informal validation. We will also be having a consultation on EV batteries which will be relevant for the strategy. Would be great if Hosea and Godfrey could join.</w:t>
      </w:r>
    </w:p>
  </w:comment>
  <w:comment w:id="674" w:author="Annika BERLIN" w:date="2026-10-04T07:17:00Z" w:initials="AB">
    <w:p w14:paraId="5CACFCEF" w14:textId="77777777" w:rsidR="002F104F" w:rsidRDefault="002F104F" w:rsidP="002F104F">
      <w:pPr>
        <w:pStyle w:val="CommentText"/>
      </w:pPr>
      <w:r>
        <w:rPr>
          <w:rStyle w:val="CommentReference"/>
        </w:rPr>
        <w:annotationRef/>
      </w:r>
      <w:r>
        <w:t>Is there a proposal where this workshop could be held? Maybe in Arusha? We would also need a list of proposed participants for budgeting purposes</w:t>
      </w:r>
    </w:p>
  </w:comment>
  <w:comment w:id="676" w:author="Annika BERLIN" w:date="2026-10-04T07:18:00Z" w:initials="AB">
    <w:p w14:paraId="602D2CF9" w14:textId="77777777" w:rsidR="00E90F23" w:rsidRDefault="00E90F23" w:rsidP="00E90F23">
      <w:pPr>
        <w:pStyle w:val="CommentText"/>
      </w:pPr>
      <w:r>
        <w:rPr>
          <w:rStyle w:val="CommentReference"/>
        </w:rPr>
        <w:annotationRef/>
      </w:r>
      <w:r>
        <w:t>All these countries will be invited to te Zanzibar workshop 17-19 November.</w:t>
      </w:r>
    </w:p>
  </w:comment>
  <w:comment w:id="677" w:author="Annika BERLIN" w:date="2026-10-04T07:19:00Z" w:initials="AB">
    <w:p w14:paraId="6E17685A" w14:textId="77777777" w:rsidR="00A8646A" w:rsidRDefault="00A8646A" w:rsidP="00A8646A">
      <w:pPr>
        <w:pStyle w:val="CommentText"/>
      </w:pPr>
      <w:r>
        <w:rPr>
          <w:rStyle w:val="CommentReference"/>
        </w:rPr>
        <w:annotationRef/>
      </w:r>
      <w:r>
        <w:t>Suggestion to also have a call with AU and UNECA, as UNECA has just developed an implementation matrix for the framework</w:t>
      </w:r>
    </w:p>
  </w:comment>
  <w:comment w:id="678" w:author="Annika BERLIN" w:date="2026-10-05T10:30:00Z" w:initials="AB">
    <w:p w14:paraId="0AC907F4" w14:textId="77777777" w:rsidR="00C52A59" w:rsidRDefault="00C52A59" w:rsidP="00C52A59">
      <w:pPr>
        <w:pStyle w:val="CommentText"/>
      </w:pPr>
      <w:r>
        <w:rPr>
          <w:rStyle w:val="CommentReference"/>
        </w:rPr>
        <w:annotationRef/>
      </w:r>
      <w:r>
        <w:t>Please provide the interview guidelines you are planning to use</w:t>
      </w:r>
    </w:p>
  </w:comment>
  <w:comment w:id="679" w:author="Annika BERLIN" w:date="2026-10-04T07:21:00Z" w:initials="AB">
    <w:p w14:paraId="02735D01" w14:textId="77777777" w:rsidR="00C52A59" w:rsidRDefault="004F799E" w:rsidP="00C52A59">
      <w:pPr>
        <w:pStyle w:val="CommentText"/>
      </w:pPr>
      <w:r>
        <w:rPr>
          <w:rStyle w:val="CommentReference"/>
        </w:rPr>
        <w:annotationRef/>
      </w:r>
      <w:r w:rsidR="00C52A59">
        <w:t xml:space="preserve">We have a colleague based in Rwanda that can support from there and we might be have a GEF8 project. </w:t>
      </w:r>
    </w:p>
  </w:comment>
  <w:comment w:id="680" w:author="Annika BERLIN" w:date="2026-10-04T07:22:00Z" w:initials="AB">
    <w:p w14:paraId="51EF3C41" w14:textId="4FAD2959" w:rsidR="004F799E" w:rsidRDefault="004F799E" w:rsidP="004F799E">
      <w:pPr>
        <w:pStyle w:val="CommentText"/>
      </w:pPr>
      <w:r>
        <w:rPr>
          <w:rStyle w:val="CommentReference"/>
        </w:rPr>
        <w:annotationRef/>
      </w:r>
      <w:r>
        <w:t>We have a project in Tanzania that can provide information and during the Zanzibar workshop most relevant institutions will be represented</w:t>
      </w:r>
    </w:p>
  </w:comment>
  <w:comment w:id="681" w:author="Annika BERLIN" w:date="2026-10-04T07:22:00Z" w:initials="AB">
    <w:p w14:paraId="68168189" w14:textId="77777777" w:rsidR="00C52A59" w:rsidRDefault="004F799E" w:rsidP="00C52A59">
      <w:pPr>
        <w:pStyle w:val="CommentText"/>
      </w:pPr>
      <w:r>
        <w:rPr>
          <w:rStyle w:val="CommentReference"/>
        </w:rPr>
        <w:annotationRef/>
      </w:r>
      <w:r w:rsidR="00C52A59">
        <w:t>Since we are based in Kenya, we can support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138717" w15:done="0"/>
  <w15:commentEx w15:paraId="6FEFD2E4" w15:done="0"/>
  <w15:commentEx w15:paraId="444388E2" w15:done="0"/>
  <w15:commentEx w15:paraId="16F18057" w15:done="0"/>
  <w15:commentEx w15:paraId="1A2D5117" w15:done="0"/>
  <w15:commentEx w15:paraId="4D06257F" w15:done="0"/>
  <w15:commentEx w15:paraId="1650D0F1" w15:done="0"/>
  <w15:commentEx w15:paraId="735DBDD3" w15:done="0"/>
  <w15:commentEx w15:paraId="119AB2FD" w15:done="0"/>
  <w15:commentEx w15:paraId="47527C1E" w15:done="0"/>
  <w15:commentEx w15:paraId="67CFD3F8" w15:done="0"/>
  <w15:commentEx w15:paraId="1B3B628E" w15:paraIdParent="67CFD3F8" w15:done="0"/>
  <w15:commentEx w15:paraId="66EEF8AA" w15:done="0"/>
  <w15:commentEx w15:paraId="56790900" w15:done="0"/>
  <w15:commentEx w15:paraId="7D1569F0" w15:done="1"/>
  <w15:commentEx w15:paraId="7C9315F1" w15:paraIdParent="7D1569F0" w15:done="1"/>
  <w15:commentEx w15:paraId="63DE622D" w15:paraIdParent="7D1569F0" w15:done="1"/>
  <w15:commentEx w15:paraId="6AB25CF4" w15:done="0"/>
  <w15:commentEx w15:paraId="7F196EC8" w15:paraIdParent="6AB25CF4" w15:done="0"/>
  <w15:commentEx w15:paraId="2A197832" w15:done="0"/>
  <w15:commentEx w15:paraId="506DB562" w15:paraIdParent="2A197832" w15:done="0"/>
  <w15:commentEx w15:paraId="290DCF46" w15:done="0"/>
  <w15:commentEx w15:paraId="6BB9A2D0" w15:paraIdParent="290DCF46" w15:done="0"/>
  <w15:commentEx w15:paraId="26DB5994" w15:done="0"/>
  <w15:commentEx w15:paraId="297A1512" w15:paraIdParent="26DB5994" w15:done="0"/>
  <w15:commentEx w15:paraId="134D85FC" w15:done="0"/>
  <w15:commentEx w15:paraId="01762008" w15:paraIdParent="134D85FC" w15:done="0"/>
  <w15:commentEx w15:paraId="4F7092F2" w15:done="0"/>
  <w15:commentEx w15:paraId="78A8354E" w15:done="0"/>
  <w15:commentEx w15:paraId="0C2DE7D4" w15:paraIdParent="78A8354E" w15:done="0"/>
  <w15:commentEx w15:paraId="5BC77F80" w15:done="0"/>
  <w15:commentEx w15:paraId="1B920644" w15:paraIdParent="5BC77F80" w15:done="0"/>
  <w15:commentEx w15:paraId="2FECEDE9" w15:done="0"/>
  <w15:commentEx w15:paraId="308EA6CE" w15:done="0"/>
  <w15:commentEx w15:paraId="5F0033BD" w15:done="0"/>
  <w15:commentEx w15:paraId="7A1D63EC" w15:done="0"/>
  <w15:commentEx w15:paraId="12E77B96" w15:done="0"/>
  <w15:commentEx w15:paraId="53ED76FD" w15:done="0"/>
  <w15:commentEx w15:paraId="2E749D43" w15:done="0"/>
  <w15:commentEx w15:paraId="0A81AA24" w15:done="0"/>
  <w15:commentEx w15:paraId="24377313" w15:done="0"/>
  <w15:commentEx w15:paraId="354CFB92" w15:done="0"/>
  <w15:commentEx w15:paraId="6FFB19D7" w15:done="0"/>
  <w15:commentEx w15:paraId="45B670D2" w15:done="0"/>
  <w15:commentEx w15:paraId="1FF8301A" w15:done="0"/>
  <w15:commentEx w15:paraId="116C7FBC" w15:done="0"/>
  <w15:commentEx w15:paraId="2F4FACCD" w15:done="0"/>
  <w15:commentEx w15:paraId="7B9502CF" w15:done="0"/>
  <w15:commentEx w15:paraId="0E3480C8" w15:done="0"/>
  <w15:commentEx w15:paraId="3F6853B6" w15:done="0"/>
  <w15:commentEx w15:paraId="58165862" w15:done="0"/>
  <w15:commentEx w15:paraId="580DD819" w15:done="0"/>
  <w15:commentEx w15:paraId="45741BFF" w15:done="0"/>
  <w15:commentEx w15:paraId="778DB796" w15:done="0"/>
  <w15:commentEx w15:paraId="50AA5811" w15:done="0"/>
  <w15:commentEx w15:paraId="4B10A5B0" w15:done="0"/>
  <w15:commentEx w15:paraId="4946DB60" w15:done="0"/>
  <w15:commentEx w15:paraId="32CAA641" w15:done="0"/>
  <w15:commentEx w15:paraId="6703FFB7" w15:done="0"/>
  <w15:commentEx w15:paraId="1E87E9E1" w15:done="0"/>
  <w15:commentEx w15:paraId="52504ED6" w15:done="0"/>
  <w15:commentEx w15:paraId="5CACFCEF" w15:done="0"/>
  <w15:commentEx w15:paraId="602D2CF9" w15:done="0"/>
  <w15:commentEx w15:paraId="6E17685A" w15:done="0"/>
  <w15:commentEx w15:paraId="0AC907F4" w15:done="0"/>
  <w15:commentEx w15:paraId="02735D01" w15:done="0"/>
  <w15:commentEx w15:paraId="51EF3C41" w15:done="0"/>
  <w15:commentEx w15:paraId="681681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68C51" w16cex:dateUtc="2026-10-02T04:01:00Z"/>
  <w16cex:commentExtensible w16cex:durableId="6F69A902" w16cex:dateUtc="2026-10-02T04:03:00Z"/>
  <w16cex:commentExtensible w16cex:durableId="3F70B578" w16cex:dateUtc="2026-10-02T04:04:00Z"/>
  <w16cex:commentExtensible w16cex:durableId="3334D716" w16cex:dateUtc="2026-10-02T04:15:00Z"/>
  <w16cex:commentExtensible w16cex:durableId="5F895032" w16cex:dateUtc="2026-10-02T04:21:00Z"/>
  <w16cex:commentExtensible w16cex:durableId="2669A364" w16cex:dateUtc="2026-10-02T04:26:00Z"/>
  <w16cex:commentExtensible w16cex:durableId="701BA157" w16cex:dateUtc="2026-10-04T04:32:00Z"/>
  <w16cex:commentExtensible w16cex:durableId="56FF3785" w16cex:dateUtc="2026-10-04T04:33:00Z"/>
  <w16cex:commentExtensible w16cex:durableId="64B9DDA9" w16cex:dateUtc="2026-10-04T04:31:00Z"/>
  <w16cex:commentExtensible w16cex:durableId="71E2841E" w16cex:dateUtc="2026-10-04T04:29:00Z"/>
  <w16cex:commentExtensible w16cex:durableId="1E60BC6B" w16cex:dateUtc="2026-10-04T04:25:00Z"/>
  <w16cex:commentExtensible w16cex:durableId="6F7A2B6A" w16cex:dateUtc="2026-10-04T04:30:00Z"/>
  <w16cex:commentExtensible w16cex:durableId="29555A56" w16cex:dateUtc="2026-10-02T04:33:00Z"/>
  <w16cex:commentExtensible w16cex:durableId="441FEA83" w16cex:dateUtc="2026-10-05T07:01:00Z"/>
  <w16cex:commentExtensible w16cex:durableId="12883B67" w16cex:dateUtc="2026-10-02T04:42:00Z"/>
  <w16cex:commentExtensible w16cex:durableId="78C8CA70" w16cex:dateUtc="2026-10-06T06:00:00Z"/>
  <w16cex:commentExtensible w16cex:durableId="520BCF35" w16cex:dateUtc="2026-10-06T06:11:00Z"/>
  <w16cex:commentExtensible w16cex:durableId="1CAF7DDE" w16cex:dateUtc="2026-10-02T04:37:00Z"/>
  <w16cex:commentExtensible w16cex:durableId="41F1521C" w16cex:dateUtc="2026-10-06T06:24:00Z"/>
  <w16cex:commentExtensible w16cex:durableId="21498A80" w16cex:dateUtc="2026-10-02T04:54:00Z"/>
  <w16cex:commentExtensible w16cex:durableId="1CA5EA47" w16cex:dateUtc="2026-10-06T06:27:00Z"/>
  <w16cex:commentExtensible w16cex:durableId="148EE04D" w16cex:dateUtc="2026-10-02T04:42:00Z"/>
  <w16cex:commentExtensible w16cex:durableId="0BB5F084" w16cex:dateUtc="2026-10-06T06:38:00Z"/>
  <w16cex:commentExtensible w16cex:durableId="42E0D908" w16cex:dateUtc="2026-10-02T04:43:00Z"/>
  <w16cex:commentExtensible w16cex:durableId="049768E9" w16cex:dateUtc="2026-10-06T06:41:00Z"/>
  <w16cex:commentExtensible w16cex:durableId="00B4E834" w16cex:dateUtc="2026-10-02T04:39:00Z"/>
  <w16cex:commentExtensible w16cex:durableId="173068F4" w16cex:dateUtc="2026-10-06T06:44:00Z"/>
  <w16cex:commentExtensible w16cex:durableId="320427F4" w16cex:dateUtc="2026-10-02T04:40:00Z"/>
  <w16cex:commentExtensible w16cex:durableId="38B7DB52" w16cex:dateUtc="2026-10-02T04:43:00Z"/>
  <w16cex:commentExtensible w16cex:durableId="54EA898C" w16cex:dateUtc="2026-10-06T06:46:00Z"/>
  <w16cex:commentExtensible w16cex:durableId="1DF71776" w16cex:dateUtc="2026-10-04T04:27:00Z"/>
  <w16cex:commentExtensible w16cex:durableId="0B310A35" w16cex:dateUtc="2026-10-06T06:51:00Z"/>
  <w16cex:commentExtensible w16cex:durableId="0C3FC70F" w16cex:dateUtc="2026-10-02T04:44:00Z"/>
  <w16cex:commentExtensible w16cex:durableId="34B1301B" w16cex:dateUtc="2026-10-02T08:52:00Z"/>
  <w16cex:commentExtensible w16cex:durableId="6C822140" w16cex:dateUtc="2026-10-02T08:53:00Z"/>
  <w16cex:commentExtensible w16cex:durableId="3814434B" w16cex:dateUtc="2026-10-02T08:56:00Z"/>
  <w16cex:commentExtensible w16cex:durableId="69EF1A95" w16cex:dateUtc="2026-10-02T08:56:00Z"/>
  <w16cex:commentExtensible w16cex:durableId="015958F1" w16cex:dateUtc="2026-10-02T08:59:00Z"/>
  <w16cex:commentExtensible w16cex:durableId="4C48A2F9" w16cex:dateUtc="2026-10-02T08:57:00Z"/>
  <w16cex:commentExtensible w16cex:durableId="630D21D3" w16cex:dateUtc="2026-10-02T09:03:00Z"/>
  <w16cex:commentExtensible w16cex:durableId="34AAFEE5" w16cex:dateUtc="2026-10-02T09:04:00Z"/>
  <w16cex:commentExtensible w16cex:durableId="3B4C19E6" w16cex:dateUtc="2026-10-02T09:04:00Z"/>
  <w16cex:commentExtensible w16cex:durableId="5DE04613" w16cex:dateUtc="2026-10-02T09:06:00Z"/>
  <w16cex:commentExtensible w16cex:durableId="0EF10C13" w16cex:dateUtc="2026-10-02T09:05:00Z"/>
  <w16cex:commentExtensible w16cex:durableId="02545A06" w16cex:dateUtc="2026-10-02T09:19:00Z"/>
  <w16cex:commentExtensible w16cex:durableId="651CCE37" w16cex:dateUtc="2026-10-02T09:06:00Z"/>
  <w16cex:commentExtensible w16cex:durableId="1E47B2F4" w16cex:dateUtc="2026-10-02T09:08:00Z"/>
  <w16cex:commentExtensible w16cex:durableId="7991722B" w16cex:dateUtc="2026-10-02T09:09:00Z"/>
  <w16cex:commentExtensible w16cex:durableId="1A087C50" w16cex:dateUtc="2026-10-02T09:10:00Z"/>
  <w16cex:commentExtensible w16cex:durableId="20B4CFE0" w16cex:dateUtc="2026-10-02T09:11:00Z"/>
  <w16cex:commentExtensible w16cex:durableId="2766A269" w16cex:dateUtc="2026-10-02T09:12:00Z"/>
  <w16cex:commentExtensible w16cex:durableId="7B2727AA" w16cex:dateUtc="2026-10-02T09:20:00Z"/>
  <w16cex:commentExtensible w16cex:durableId="166D283D" w16cex:dateUtc="2026-10-02T09:14:00Z"/>
  <w16cex:commentExtensible w16cex:durableId="64F27CC0" w16cex:dateUtc="2026-10-02T09:21:00Z"/>
  <w16cex:commentExtensible w16cex:durableId="02A415DD" w16cex:dateUtc="2026-10-02T09:15:00Z"/>
  <w16cex:commentExtensible w16cex:durableId="54363C4C" w16cex:dateUtc="2026-10-02T09:17:00Z"/>
  <w16cex:commentExtensible w16cex:durableId="4DA44F16" w16cex:dateUtc="2026-10-02T09:18:00Z"/>
  <w16cex:commentExtensible w16cex:durableId="03403B9A" w16cex:dateUtc="2026-10-02T09:23:00Z"/>
  <w16cex:commentExtensible w16cex:durableId="5797DEC0" w16cex:dateUtc="2026-10-04T04:12:00Z"/>
  <w16cex:commentExtensible w16cex:durableId="0B0D2372" w16cex:dateUtc="2026-10-04T04:13:00Z"/>
  <w16cex:commentExtensible w16cex:durableId="1C6FBEC4" w16cex:dateUtc="2026-10-04T04:16:00Z"/>
  <w16cex:commentExtensible w16cex:durableId="0794175A" w16cex:dateUtc="2026-10-04T04:17:00Z"/>
  <w16cex:commentExtensible w16cex:durableId="0CC2CB73" w16cex:dateUtc="2026-10-04T04:18:00Z"/>
  <w16cex:commentExtensible w16cex:durableId="25051596" w16cex:dateUtc="2026-10-04T04:19:00Z"/>
  <w16cex:commentExtensible w16cex:durableId="733C1500" w16cex:dateUtc="2026-10-05T07:30:00Z"/>
  <w16cex:commentExtensible w16cex:durableId="06A58B7A" w16cex:dateUtc="2026-10-04T04:21:00Z"/>
  <w16cex:commentExtensible w16cex:durableId="313D61A1" w16cex:dateUtc="2026-10-04T04:22:00Z"/>
  <w16cex:commentExtensible w16cex:durableId="472A54B4" w16cex:dateUtc="2026-10-04T0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138717" w16cid:durableId="63268C51"/>
  <w16cid:commentId w16cid:paraId="6FEFD2E4" w16cid:durableId="6F69A902"/>
  <w16cid:commentId w16cid:paraId="444388E2" w16cid:durableId="3F70B578"/>
  <w16cid:commentId w16cid:paraId="16F18057" w16cid:durableId="3334D716"/>
  <w16cid:commentId w16cid:paraId="1A2D5117" w16cid:durableId="5F895032"/>
  <w16cid:commentId w16cid:paraId="4D06257F" w16cid:durableId="2669A364"/>
  <w16cid:commentId w16cid:paraId="1650D0F1" w16cid:durableId="701BA157"/>
  <w16cid:commentId w16cid:paraId="735DBDD3" w16cid:durableId="56FF3785"/>
  <w16cid:commentId w16cid:paraId="119AB2FD" w16cid:durableId="64B9DDA9"/>
  <w16cid:commentId w16cid:paraId="47527C1E" w16cid:durableId="71E2841E"/>
  <w16cid:commentId w16cid:paraId="67CFD3F8" w16cid:durableId="1E60BC6B"/>
  <w16cid:commentId w16cid:paraId="1B3B628E" w16cid:durableId="6F7A2B6A"/>
  <w16cid:commentId w16cid:paraId="66EEF8AA" w16cid:durableId="29555A56"/>
  <w16cid:commentId w16cid:paraId="56790900" w16cid:durableId="441FEA83"/>
  <w16cid:commentId w16cid:paraId="7D1569F0" w16cid:durableId="12883B67"/>
  <w16cid:commentId w16cid:paraId="7C9315F1" w16cid:durableId="78C8CA70"/>
  <w16cid:commentId w16cid:paraId="63DE622D" w16cid:durableId="520BCF35"/>
  <w16cid:commentId w16cid:paraId="6AB25CF4" w16cid:durableId="1CAF7DDE"/>
  <w16cid:commentId w16cid:paraId="7F196EC8" w16cid:durableId="41F1521C"/>
  <w16cid:commentId w16cid:paraId="2A197832" w16cid:durableId="21498A80"/>
  <w16cid:commentId w16cid:paraId="506DB562" w16cid:durableId="1CA5EA47"/>
  <w16cid:commentId w16cid:paraId="290DCF46" w16cid:durableId="148EE04D"/>
  <w16cid:commentId w16cid:paraId="6BB9A2D0" w16cid:durableId="0BB5F084"/>
  <w16cid:commentId w16cid:paraId="26DB5994" w16cid:durableId="42E0D908"/>
  <w16cid:commentId w16cid:paraId="297A1512" w16cid:durableId="049768E9"/>
  <w16cid:commentId w16cid:paraId="134D85FC" w16cid:durableId="00B4E834"/>
  <w16cid:commentId w16cid:paraId="01762008" w16cid:durableId="173068F4"/>
  <w16cid:commentId w16cid:paraId="4F7092F2" w16cid:durableId="320427F4"/>
  <w16cid:commentId w16cid:paraId="78A8354E" w16cid:durableId="38B7DB52"/>
  <w16cid:commentId w16cid:paraId="0C2DE7D4" w16cid:durableId="54EA898C"/>
  <w16cid:commentId w16cid:paraId="5BC77F80" w16cid:durableId="1DF71776"/>
  <w16cid:commentId w16cid:paraId="1B920644" w16cid:durableId="0B310A35"/>
  <w16cid:commentId w16cid:paraId="2FECEDE9" w16cid:durableId="0C3FC70F"/>
  <w16cid:commentId w16cid:paraId="308EA6CE" w16cid:durableId="34B1301B"/>
  <w16cid:commentId w16cid:paraId="5F0033BD" w16cid:durableId="6C822140"/>
  <w16cid:commentId w16cid:paraId="7A1D63EC" w16cid:durableId="3814434B"/>
  <w16cid:commentId w16cid:paraId="12E77B96" w16cid:durableId="69EF1A95"/>
  <w16cid:commentId w16cid:paraId="53ED76FD" w16cid:durableId="015958F1"/>
  <w16cid:commentId w16cid:paraId="2E749D43" w16cid:durableId="4C48A2F9"/>
  <w16cid:commentId w16cid:paraId="0A81AA24" w16cid:durableId="630D21D3"/>
  <w16cid:commentId w16cid:paraId="24377313" w16cid:durableId="34AAFEE5"/>
  <w16cid:commentId w16cid:paraId="354CFB92" w16cid:durableId="3B4C19E6"/>
  <w16cid:commentId w16cid:paraId="6FFB19D7" w16cid:durableId="5DE04613"/>
  <w16cid:commentId w16cid:paraId="45B670D2" w16cid:durableId="0EF10C13"/>
  <w16cid:commentId w16cid:paraId="1FF8301A" w16cid:durableId="02545A06"/>
  <w16cid:commentId w16cid:paraId="116C7FBC" w16cid:durableId="651CCE37"/>
  <w16cid:commentId w16cid:paraId="2F4FACCD" w16cid:durableId="1E47B2F4"/>
  <w16cid:commentId w16cid:paraId="7B9502CF" w16cid:durableId="7991722B"/>
  <w16cid:commentId w16cid:paraId="0E3480C8" w16cid:durableId="1A087C50"/>
  <w16cid:commentId w16cid:paraId="3F6853B6" w16cid:durableId="20B4CFE0"/>
  <w16cid:commentId w16cid:paraId="58165862" w16cid:durableId="2766A269"/>
  <w16cid:commentId w16cid:paraId="580DD819" w16cid:durableId="7B2727AA"/>
  <w16cid:commentId w16cid:paraId="45741BFF" w16cid:durableId="166D283D"/>
  <w16cid:commentId w16cid:paraId="778DB796" w16cid:durableId="64F27CC0"/>
  <w16cid:commentId w16cid:paraId="50AA5811" w16cid:durableId="02A415DD"/>
  <w16cid:commentId w16cid:paraId="4B10A5B0" w16cid:durableId="54363C4C"/>
  <w16cid:commentId w16cid:paraId="4946DB60" w16cid:durableId="4DA44F16"/>
  <w16cid:commentId w16cid:paraId="32CAA641" w16cid:durableId="03403B9A"/>
  <w16cid:commentId w16cid:paraId="6703FFB7" w16cid:durableId="5797DEC0"/>
  <w16cid:commentId w16cid:paraId="1E87E9E1" w16cid:durableId="0B0D2372"/>
  <w16cid:commentId w16cid:paraId="52504ED6" w16cid:durableId="1C6FBEC4"/>
  <w16cid:commentId w16cid:paraId="5CACFCEF" w16cid:durableId="0794175A"/>
  <w16cid:commentId w16cid:paraId="602D2CF9" w16cid:durableId="0CC2CB73"/>
  <w16cid:commentId w16cid:paraId="6E17685A" w16cid:durableId="25051596"/>
  <w16cid:commentId w16cid:paraId="0AC907F4" w16cid:durableId="733C1500"/>
  <w16cid:commentId w16cid:paraId="02735D01" w16cid:durableId="06A58B7A"/>
  <w16cid:commentId w16cid:paraId="51EF3C41" w16cid:durableId="313D61A1"/>
  <w16cid:commentId w16cid:paraId="68168189" w16cid:durableId="472A54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E83E" w14:textId="77777777" w:rsidR="003A3FEC" w:rsidRDefault="003A3FEC">
      <w:pPr>
        <w:spacing w:after="0" w:line="240" w:lineRule="auto"/>
      </w:pPr>
      <w:r>
        <w:separator/>
      </w:r>
    </w:p>
  </w:endnote>
  <w:endnote w:type="continuationSeparator" w:id="0">
    <w:p w14:paraId="4AC85057" w14:textId="77777777" w:rsidR="003A3FEC" w:rsidRDefault="003A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18CF19A-4C26-4A23-AA7B-22192599CFC8}"/>
    <w:embedBold r:id="rId2" w:fontKey="{DCBA5E71-370D-4204-B3E3-44E64A5588E5}"/>
    <w:embedItalic r:id="rId3" w:fontKey="{0CF9C720-B49C-46B0-B0CF-4202202F5D16}"/>
    <w:embedBoldItalic r:id="rId4" w:fontKey="{A03D6136-E3AF-45D2-9B36-79955D5482D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2B0CC05A-B79B-4120-A974-6D4A9A7692CC}"/>
  </w:font>
  <w:font w:name="Segoe UI">
    <w:panose1 w:val="020B0502040204020203"/>
    <w:charset w:val="00"/>
    <w:family w:val="swiss"/>
    <w:pitch w:val="variable"/>
    <w:sig w:usb0="E4002EFF" w:usb1="C000E47F" w:usb2="00000009" w:usb3="00000000" w:csb0="000001FF" w:csb1="00000000"/>
    <w:embedRegular r:id="rId6" w:fontKey="{979E746E-C151-46BF-A0AD-82C4B5E5782A}"/>
  </w:font>
  <w:font w:name="Georgia">
    <w:panose1 w:val="02040502050405020303"/>
    <w:charset w:val="00"/>
    <w:family w:val="roman"/>
    <w:pitch w:val="variable"/>
    <w:sig w:usb0="00000287" w:usb1="00000000" w:usb2="00000000" w:usb3="00000000" w:csb0="0000009F" w:csb1="00000000"/>
    <w:embedItalic r:id="rId7" w:fontKey="{D0DD471E-5E93-4A9E-9A36-113875E4CF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092624"/>
      <w:docPartObj>
        <w:docPartGallery w:val="Page Numbers (Bottom of Page)"/>
        <w:docPartUnique/>
      </w:docPartObj>
    </w:sdtPr>
    <w:sdtEndPr>
      <w:rPr>
        <w:noProof/>
      </w:rPr>
    </w:sdtEndPr>
    <w:sdtContent>
      <w:p w14:paraId="597EBE07" w14:textId="77777777" w:rsidR="00F25CEF" w:rsidRDefault="00F25CEF">
        <w:pPr>
          <w:pStyle w:val="Footer"/>
          <w:jc w:val="center"/>
        </w:pPr>
        <w:r>
          <w:fldChar w:fldCharType="begin"/>
        </w:r>
        <w:r>
          <w:instrText xml:space="preserve"> PAGE   \* MERGEFORMAT </w:instrText>
        </w:r>
        <w:r>
          <w:fldChar w:fldCharType="separate"/>
        </w:r>
        <w:r w:rsidR="00625749">
          <w:rPr>
            <w:noProof/>
          </w:rPr>
          <w:t>39</w:t>
        </w:r>
        <w:r>
          <w:rPr>
            <w:noProof/>
          </w:rPr>
          <w:fldChar w:fldCharType="end"/>
        </w:r>
      </w:p>
    </w:sdtContent>
  </w:sdt>
  <w:p w14:paraId="6E4CEF14" w14:textId="77777777" w:rsidR="00F25CEF" w:rsidRDefault="00F25CE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29DA1" w14:textId="77777777" w:rsidR="003A3FEC" w:rsidRDefault="003A3FEC">
      <w:pPr>
        <w:spacing w:after="0" w:line="240" w:lineRule="auto"/>
      </w:pPr>
      <w:r>
        <w:separator/>
      </w:r>
    </w:p>
  </w:footnote>
  <w:footnote w:type="continuationSeparator" w:id="0">
    <w:p w14:paraId="19CA4320" w14:textId="77777777" w:rsidR="003A3FEC" w:rsidRDefault="003A3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826"/>
    <w:multiLevelType w:val="multilevel"/>
    <w:tmpl w:val="1DA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3071"/>
    <w:multiLevelType w:val="hybridMultilevel"/>
    <w:tmpl w:val="1ED06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513675"/>
    <w:multiLevelType w:val="multilevel"/>
    <w:tmpl w:val="DBC4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D6C5D"/>
    <w:multiLevelType w:val="multilevel"/>
    <w:tmpl w:val="0D6AFF32"/>
    <w:lvl w:ilvl="0">
      <w:start w:val="1"/>
      <w:numFmt w:val="lowerRoman"/>
      <w:pStyle w:val="ListBullet"/>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58F3DEF"/>
    <w:multiLevelType w:val="multilevel"/>
    <w:tmpl w:val="896A0A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BF54B66"/>
    <w:multiLevelType w:val="hybridMultilevel"/>
    <w:tmpl w:val="9C98ECDA"/>
    <w:lvl w:ilvl="0" w:tplc="AFD4E51A">
      <w:start w:val="1"/>
      <w:numFmt w:val="lowerRoman"/>
      <w:lvlText w:val="%1)"/>
      <w:lvlJc w:val="left"/>
      <w:pPr>
        <w:ind w:left="150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810436"/>
    <w:multiLevelType w:val="multilevel"/>
    <w:tmpl w:val="8BCA443C"/>
    <w:lvl w:ilvl="0">
      <w:start w:val="5"/>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22C068A5"/>
    <w:multiLevelType w:val="hybridMultilevel"/>
    <w:tmpl w:val="BF98B9EA"/>
    <w:lvl w:ilvl="0" w:tplc="AFD4E51A">
      <w:start w:val="1"/>
      <w:numFmt w:val="lowerRoman"/>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CA11B4"/>
    <w:multiLevelType w:val="multilevel"/>
    <w:tmpl w:val="BFACAB5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2D984B7F"/>
    <w:multiLevelType w:val="multilevel"/>
    <w:tmpl w:val="0C80D9F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3CC5059F"/>
    <w:multiLevelType w:val="hybridMultilevel"/>
    <w:tmpl w:val="A4EA3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025A98"/>
    <w:multiLevelType w:val="multilevel"/>
    <w:tmpl w:val="8BCA26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EC19FD"/>
    <w:multiLevelType w:val="multilevel"/>
    <w:tmpl w:val="6AC2FD8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A3C7673"/>
    <w:multiLevelType w:val="multilevel"/>
    <w:tmpl w:val="8D3E053A"/>
    <w:lvl w:ilvl="0">
      <w:start w:val="1"/>
      <w:numFmt w:val="lowerRoman"/>
      <w:lvlText w:val="%1)"/>
      <w:lvlJc w:val="left"/>
      <w:pPr>
        <w:ind w:left="1440" w:hanging="360"/>
      </w:pPr>
      <w:rPr>
        <w:rFonts w:hint="default"/>
        <w:b w:val="0"/>
        <w:i w:val="0"/>
        <w:color w:val="auto"/>
        <w:spacing w:val="-6"/>
        <w:w w:val="99"/>
        <w:sz w:val="24"/>
        <w:szCs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5EF64969"/>
    <w:multiLevelType w:val="multilevel"/>
    <w:tmpl w:val="F00EF690"/>
    <w:lvl w:ilvl="0">
      <w:start w:val="1"/>
      <w:numFmt w:val="decimal"/>
      <w:lvlText w:val="%1."/>
      <w:lvlJc w:val="left"/>
      <w:pPr>
        <w:ind w:left="1245" w:hanging="525"/>
      </w:pPr>
    </w:lvl>
    <w:lvl w:ilvl="1">
      <w:start w:val="1"/>
      <w:numFmt w:val="decimal"/>
      <w:lvlText w:val="%1.%2."/>
      <w:lvlJc w:val="right"/>
      <w:pPr>
        <w:ind w:left="1605" w:hanging="1179"/>
      </w:pPr>
    </w:lvl>
    <w:lvl w:ilvl="2">
      <w:start w:val="1"/>
      <w:numFmt w:val="decimal"/>
      <w:lvlText w:val="%1.%2.%3."/>
      <w:lvlJc w:val="right"/>
      <w:pPr>
        <w:ind w:left="2160" w:hanging="720"/>
      </w:pPr>
    </w:lvl>
    <w:lvl w:ilvl="3">
      <w:start w:val="1"/>
      <w:numFmt w:val="decimal"/>
      <w:lvlText w:val="%1.%2.%3.%4."/>
      <w:lvlJc w:val="right"/>
      <w:pPr>
        <w:ind w:left="2880" w:hanging="1080"/>
      </w:pPr>
    </w:lvl>
    <w:lvl w:ilvl="4">
      <w:start w:val="1"/>
      <w:numFmt w:val="decimal"/>
      <w:lvlText w:val="%1.%2.%3.%4.%5."/>
      <w:lvlJc w:val="right"/>
      <w:pPr>
        <w:ind w:left="3240" w:hanging="1080"/>
      </w:pPr>
    </w:lvl>
    <w:lvl w:ilvl="5">
      <w:start w:val="1"/>
      <w:numFmt w:val="decimal"/>
      <w:lvlText w:val="%1.%2.%3.%4.%5.%6."/>
      <w:lvlJc w:val="right"/>
      <w:pPr>
        <w:ind w:left="3960" w:hanging="1440"/>
      </w:pPr>
    </w:lvl>
    <w:lvl w:ilvl="6">
      <w:start w:val="1"/>
      <w:numFmt w:val="decimal"/>
      <w:lvlText w:val="%1.%2.%3.%4.%5.%6.%7."/>
      <w:lvlJc w:val="right"/>
      <w:pPr>
        <w:ind w:left="4320" w:hanging="1440"/>
      </w:pPr>
    </w:lvl>
    <w:lvl w:ilvl="7">
      <w:start w:val="1"/>
      <w:numFmt w:val="decimal"/>
      <w:lvlText w:val="%1.%2.%3.%4.%5.%6.%7.%8."/>
      <w:lvlJc w:val="right"/>
      <w:pPr>
        <w:ind w:left="5040" w:hanging="1800"/>
      </w:pPr>
    </w:lvl>
    <w:lvl w:ilvl="8">
      <w:start w:val="1"/>
      <w:numFmt w:val="decimal"/>
      <w:lvlText w:val="%1.%2.%3.%4.%5.%6.%7.%8.%9."/>
      <w:lvlJc w:val="right"/>
      <w:pPr>
        <w:ind w:left="5400" w:hanging="1800"/>
      </w:pPr>
    </w:lvl>
  </w:abstractNum>
  <w:abstractNum w:abstractNumId="15" w15:restartNumberingAfterBreak="0">
    <w:nsid w:val="68D44803"/>
    <w:multiLevelType w:val="multilevel"/>
    <w:tmpl w:val="8D3E053A"/>
    <w:lvl w:ilvl="0">
      <w:start w:val="1"/>
      <w:numFmt w:val="lowerRoman"/>
      <w:lvlText w:val="%1)"/>
      <w:lvlJc w:val="left"/>
      <w:pPr>
        <w:ind w:left="1440" w:hanging="360"/>
      </w:pPr>
      <w:rPr>
        <w:rFonts w:hint="default"/>
        <w:b w:val="0"/>
        <w:i w:val="0"/>
        <w:color w:val="auto"/>
        <w:spacing w:val="-6"/>
        <w:w w:val="99"/>
        <w:sz w:val="24"/>
        <w:szCs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C9F549B"/>
    <w:multiLevelType w:val="hybridMultilevel"/>
    <w:tmpl w:val="3E908404"/>
    <w:lvl w:ilvl="0" w:tplc="1D2A1F4C">
      <w:start w:val="1"/>
      <w:numFmt w:val="lowerRoman"/>
      <w:lvlText w:val="%1)"/>
      <w:lvlJc w:val="left"/>
      <w:pPr>
        <w:ind w:left="1440" w:hanging="360"/>
      </w:pPr>
      <w:rPr>
        <w:rFonts w:hint="default"/>
        <w:b w:val="0"/>
        <w:i w:val="0"/>
        <w:color w:val="auto"/>
        <w:spacing w:val="-6"/>
        <w:w w:val="99"/>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CC800B8"/>
    <w:multiLevelType w:val="multilevel"/>
    <w:tmpl w:val="5FB2893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72987E4E"/>
    <w:multiLevelType w:val="multilevel"/>
    <w:tmpl w:val="9C40E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D557E58"/>
    <w:multiLevelType w:val="multilevel"/>
    <w:tmpl w:val="955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239776">
    <w:abstractNumId w:val="18"/>
  </w:num>
  <w:num w:numId="2" w16cid:durableId="245963128">
    <w:abstractNumId w:val="17"/>
  </w:num>
  <w:num w:numId="3" w16cid:durableId="480394422">
    <w:abstractNumId w:val="3"/>
  </w:num>
  <w:num w:numId="4" w16cid:durableId="242567374">
    <w:abstractNumId w:val="14"/>
  </w:num>
  <w:num w:numId="5" w16cid:durableId="1037438081">
    <w:abstractNumId w:val="10"/>
  </w:num>
  <w:num w:numId="6" w16cid:durableId="962199767">
    <w:abstractNumId w:val="11"/>
  </w:num>
  <w:num w:numId="7" w16cid:durableId="527259845">
    <w:abstractNumId w:val="12"/>
  </w:num>
  <w:num w:numId="8" w16cid:durableId="1946619076">
    <w:abstractNumId w:val="13"/>
  </w:num>
  <w:num w:numId="9" w16cid:durableId="1592084784">
    <w:abstractNumId w:val="15"/>
  </w:num>
  <w:num w:numId="10" w16cid:durableId="1909146389">
    <w:abstractNumId w:val="16"/>
  </w:num>
  <w:num w:numId="11" w16cid:durableId="450786403">
    <w:abstractNumId w:val="7"/>
  </w:num>
  <w:num w:numId="12" w16cid:durableId="1910338846">
    <w:abstractNumId w:val="5"/>
  </w:num>
  <w:num w:numId="13" w16cid:durableId="1159273899">
    <w:abstractNumId w:val="6"/>
  </w:num>
  <w:num w:numId="14" w16cid:durableId="1981038962">
    <w:abstractNumId w:val="0"/>
  </w:num>
  <w:num w:numId="15" w16cid:durableId="1374499436">
    <w:abstractNumId w:val="19"/>
  </w:num>
  <w:num w:numId="16" w16cid:durableId="65957243">
    <w:abstractNumId w:val="2"/>
  </w:num>
  <w:num w:numId="17" w16cid:durableId="916205244">
    <w:abstractNumId w:val="8"/>
  </w:num>
  <w:num w:numId="18" w16cid:durableId="159278938">
    <w:abstractNumId w:val="4"/>
  </w:num>
  <w:num w:numId="19" w16cid:durableId="1671130813">
    <w:abstractNumId w:val="9"/>
  </w:num>
  <w:num w:numId="20" w16cid:durableId="19230229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ka BERLIN">
    <w15:presenceInfo w15:providerId="AD" w15:userId="S::annika.berlin@un.org::50f5c1ed-10b4-4c9b-8dc0-29af0616c1bb"/>
  </w15:person>
  <w15:person w15:author="Kenneth Nyangweso">
    <w15:presenceInfo w15:providerId="Windows Live" w15:userId="2dd3803d774df7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A99"/>
    <w:rsid w:val="00013C59"/>
    <w:rsid w:val="00026933"/>
    <w:rsid w:val="00096F23"/>
    <w:rsid w:val="000C4258"/>
    <w:rsid w:val="000F6062"/>
    <w:rsid w:val="0013327E"/>
    <w:rsid w:val="00166804"/>
    <w:rsid w:val="00171B16"/>
    <w:rsid w:val="001965D4"/>
    <w:rsid w:val="001D498C"/>
    <w:rsid w:val="001F2C14"/>
    <w:rsid w:val="001F4D0C"/>
    <w:rsid w:val="0021059B"/>
    <w:rsid w:val="00215F6F"/>
    <w:rsid w:val="00260BE9"/>
    <w:rsid w:val="00273A38"/>
    <w:rsid w:val="002C7B23"/>
    <w:rsid w:val="002E1B64"/>
    <w:rsid w:val="002F104F"/>
    <w:rsid w:val="0032136F"/>
    <w:rsid w:val="00367F9D"/>
    <w:rsid w:val="00397E82"/>
    <w:rsid w:val="003A3FEC"/>
    <w:rsid w:val="003B6B89"/>
    <w:rsid w:val="003F5646"/>
    <w:rsid w:val="00404982"/>
    <w:rsid w:val="004168C8"/>
    <w:rsid w:val="00435405"/>
    <w:rsid w:val="004551EC"/>
    <w:rsid w:val="00460A85"/>
    <w:rsid w:val="00494B3C"/>
    <w:rsid w:val="004E3B9F"/>
    <w:rsid w:val="004E4D96"/>
    <w:rsid w:val="004F799E"/>
    <w:rsid w:val="00501C99"/>
    <w:rsid w:val="005455A1"/>
    <w:rsid w:val="00567AAA"/>
    <w:rsid w:val="005F2FE7"/>
    <w:rsid w:val="00612A99"/>
    <w:rsid w:val="00617784"/>
    <w:rsid w:val="006210F9"/>
    <w:rsid w:val="006226EA"/>
    <w:rsid w:val="00625749"/>
    <w:rsid w:val="00671BCF"/>
    <w:rsid w:val="00690D16"/>
    <w:rsid w:val="006C665E"/>
    <w:rsid w:val="006D63D7"/>
    <w:rsid w:val="006E4FEC"/>
    <w:rsid w:val="00713A0C"/>
    <w:rsid w:val="0073171D"/>
    <w:rsid w:val="00741102"/>
    <w:rsid w:val="00746EF4"/>
    <w:rsid w:val="0078676E"/>
    <w:rsid w:val="00794FFD"/>
    <w:rsid w:val="007B1A18"/>
    <w:rsid w:val="007C5A60"/>
    <w:rsid w:val="007C7CC5"/>
    <w:rsid w:val="007E45A3"/>
    <w:rsid w:val="007F08F2"/>
    <w:rsid w:val="008324AA"/>
    <w:rsid w:val="0083618B"/>
    <w:rsid w:val="00870E30"/>
    <w:rsid w:val="00877820"/>
    <w:rsid w:val="00887E47"/>
    <w:rsid w:val="00944E48"/>
    <w:rsid w:val="00957291"/>
    <w:rsid w:val="00982D31"/>
    <w:rsid w:val="009B1F26"/>
    <w:rsid w:val="009E7092"/>
    <w:rsid w:val="00A06BA1"/>
    <w:rsid w:val="00A12B2C"/>
    <w:rsid w:val="00A2033C"/>
    <w:rsid w:val="00A21FED"/>
    <w:rsid w:val="00A4212B"/>
    <w:rsid w:val="00A441D1"/>
    <w:rsid w:val="00A53CC1"/>
    <w:rsid w:val="00A54166"/>
    <w:rsid w:val="00A8646A"/>
    <w:rsid w:val="00AA58FA"/>
    <w:rsid w:val="00AC16C0"/>
    <w:rsid w:val="00AD328D"/>
    <w:rsid w:val="00AF28EB"/>
    <w:rsid w:val="00B03683"/>
    <w:rsid w:val="00B23BE3"/>
    <w:rsid w:val="00B24570"/>
    <w:rsid w:val="00B54FC0"/>
    <w:rsid w:val="00BB3D84"/>
    <w:rsid w:val="00C4205F"/>
    <w:rsid w:val="00C52A59"/>
    <w:rsid w:val="00C9480D"/>
    <w:rsid w:val="00CA5DD2"/>
    <w:rsid w:val="00CE5868"/>
    <w:rsid w:val="00CF2716"/>
    <w:rsid w:val="00D47FFE"/>
    <w:rsid w:val="00DE26BE"/>
    <w:rsid w:val="00DF6458"/>
    <w:rsid w:val="00E01038"/>
    <w:rsid w:val="00E4076B"/>
    <w:rsid w:val="00E45FBC"/>
    <w:rsid w:val="00E7057A"/>
    <w:rsid w:val="00E90F23"/>
    <w:rsid w:val="00E95E73"/>
    <w:rsid w:val="00EA23A9"/>
    <w:rsid w:val="00EB3282"/>
    <w:rsid w:val="00EC55AB"/>
    <w:rsid w:val="00ED16E4"/>
    <w:rsid w:val="00ED3EF5"/>
    <w:rsid w:val="00ED5194"/>
    <w:rsid w:val="00F25CEF"/>
    <w:rsid w:val="00F51E6E"/>
    <w:rsid w:val="00F817CA"/>
    <w:rsid w:val="00FE0537"/>
    <w:rsid w:val="00FF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65E75"/>
  <w15:docId w15:val="{187AADF9-D976-498E-9DA4-498E619C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jc w:val="both"/>
      <w:outlineLvl w:val="0"/>
    </w:pPr>
    <w:rPr>
      <w:rFonts w:ascii="Arial" w:eastAsia="Arial" w:hAnsi="Arial" w:cs="Arial"/>
      <w:b/>
      <w:bCs/>
      <w:sz w:val="24"/>
      <w:szCs w:val="24"/>
    </w:rPr>
  </w:style>
  <w:style w:type="paragraph" w:styleId="Heading2">
    <w:name w:val="heading 2"/>
    <w:basedOn w:val="Normal"/>
    <w:next w:val="Normal"/>
    <w:link w:val="Heading2Char"/>
    <w:pPr>
      <w:keepNext/>
      <w:keepLines/>
      <w:ind w:left="720"/>
      <w:jc w:val="both"/>
      <w:outlineLvl w:val="1"/>
    </w:pPr>
    <w:rPr>
      <w:rFonts w:ascii="Arial" w:eastAsia="Arial" w:hAnsi="Arial" w:cs="Arial"/>
      <w:b/>
      <w:bCs/>
      <w:sz w:val="24"/>
      <w:szCs w:val="24"/>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styleId="TableGrid">
    <w:name w:val="Table Grid"/>
    <w:basedOn w:val="TableNormal"/>
    <w:uiPriority w:val="39"/>
    <w:rsid w:val="005F6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32E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93DA4"/>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AB29B7"/>
    <w:rPr>
      <w:sz w:val="16"/>
      <w:szCs w:val="16"/>
    </w:rPr>
  </w:style>
  <w:style w:type="paragraph" w:styleId="CommentText">
    <w:name w:val="annotation text"/>
    <w:basedOn w:val="Normal"/>
    <w:link w:val="CommentTextChar"/>
    <w:uiPriority w:val="99"/>
    <w:unhideWhenUsed/>
    <w:rsid w:val="00AB29B7"/>
    <w:pPr>
      <w:spacing w:after="200" w:line="240" w:lineRule="auto"/>
    </w:pPr>
    <w:rPr>
      <w:sz w:val="20"/>
      <w:szCs w:val="20"/>
    </w:rPr>
  </w:style>
  <w:style w:type="character" w:customStyle="1" w:styleId="CommentTextChar">
    <w:name w:val="Comment Text Char"/>
    <w:basedOn w:val="DefaultParagraphFont"/>
    <w:link w:val="CommentText"/>
    <w:uiPriority w:val="99"/>
    <w:rsid w:val="00AB29B7"/>
    <w:rPr>
      <w:rFonts w:ascii="Calibri" w:eastAsia="Calibri" w:hAnsi="Calibri"/>
      <w:sz w:val="20"/>
      <w:szCs w:val="20"/>
    </w:rPr>
  </w:style>
  <w:style w:type="paragraph" w:styleId="BalloonText">
    <w:name w:val="Balloon Text"/>
    <w:basedOn w:val="Normal"/>
    <w:link w:val="BalloonTextChar"/>
    <w:uiPriority w:val="99"/>
    <w:semiHidden/>
    <w:unhideWhenUsed/>
    <w:rsid w:val="00AB29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9B7"/>
    <w:rPr>
      <w:rFonts w:ascii="Segoe UI" w:hAnsi="Segoe UI" w:cs="Segoe UI"/>
      <w:sz w:val="18"/>
      <w:szCs w:val="18"/>
    </w:rPr>
  </w:style>
  <w:style w:type="paragraph" w:styleId="Header">
    <w:name w:val="header"/>
    <w:basedOn w:val="Normal"/>
    <w:link w:val="HeaderChar"/>
    <w:uiPriority w:val="99"/>
    <w:unhideWhenUsed/>
    <w:rsid w:val="00BA0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E28"/>
  </w:style>
  <w:style w:type="paragraph" w:styleId="Footer">
    <w:name w:val="footer"/>
    <w:basedOn w:val="Normal"/>
    <w:link w:val="FooterChar"/>
    <w:uiPriority w:val="99"/>
    <w:unhideWhenUsed/>
    <w:rsid w:val="00BA0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E28"/>
  </w:style>
  <w:style w:type="paragraph" w:customStyle="1" w:styleId="0Source">
    <w:name w:val="0_Source"/>
    <w:basedOn w:val="Normal"/>
    <w:link w:val="0Source0"/>
    <w:qFormat/>
    <w:rsid w:val="004C2DF6"/>
    <w:pPr>
      <w:adjustRightInd w:val="0"/>
      <w:snapToGrid w:val="0"/>
      <w:spacing w:after="0" w:line="240" w:lineRule="auto"/>
      <w:textAlignment w:val="baseline"/>
    </w:pPr>
    <w:rPr>
      <w:rFonts w:ascii="Times New Roman" w:eastAsiaTheme="minorEastAsia" w:hAnsi="Times New Roman" w:cs="Times New Roman"/>
      <w:kern w:val="2"/>
      <w:sz w:val="18"/>
      <w:szCs w:val="20"/>
      <w:lang w:eastAsia="ja-JP"/>
    </w:rPr>
  </w:style>
  <w:style w:type="character" w:customStyle="1" w:styleId="0Source0">
    <w:name w:val="0_Source (文字)"/>
    <w:basedOn w:val="DefaultParagraphFont"/>
    <w:link w:val="0Source"/>
    <w:locked/>
    <w:rsid w:val="004C2DF6"/>
    <w:rPr>
      <w:rFonts w:ascii="Times New Roman" w:eastAsiaTheme="minorEastAsia" w:hAnsi="Times New Roman" w:cs="Times New Roman"/>
      <w:kern w:val="2"/>
      <w:sz w:val="18"/>
      <w:szCs w:val="20"/>
      <w:lang w:eastAsia="ja-JP"/>
    </w:rPr>
  </w:style>
  <w:style w:type="paragraph" w:styleId="TOCHeading">
    <w:name w:val="TOC Heading"/>
    <w:basedOn w:val="Heading1"/>
    <w:next w:val="Normal"/>
    <w:uiPriority w:val="39"/>
    <w:unhideWhenUsed/>
    <w:qFormat/>
    <w:rsid w:val="00F83326"/>
    <w:pPr>
      <w:outlineLvl w:val="9"/>
    </w:pPr>
  </w:style>
  <w:style w:type="paragraph" w:styleId="TOC1">
    <w:name w:val="toc 1"/>
    <w:basedOn w:val="Normal"/>
    <w:next w:val="Normal"/>
    <w:autoRedefine/>
    <w:uiPriority w:val="39"/>
    <w:unhideWhenUsed/>
    <w:rsid w:val="00EB3282"/>
    <w:pPr>
      <w:spacing w:after="100"/>
    </w:pPr>
    <w:rPr>
      <w:rFonts w:ascii="Arial" w:hAnsi="Arial"/>
      <w:b/>
      <w:sz w:val="24"/>
    </w:rPr>
  </w:style>
  <w:style w:type="paragraph" w:styleId="TOC2">
    <w:name w:val="toc 2"/>
    <w:basedOn w:val="Normal"/>
    <w:next w:val="Normal"/>
    <w:autoRedefine/>
    <w:uiPriority w:val="39"/>
    <w:unhideWhenUsed/>
    <w:rsid w:val="00EB3282"/>
    <w:pPr>
      <w:spacing w:after="100"/>
      <w:ind w:left="220"/>
    </w:pPr>
    <w:rPr>
      <w:rFonts w:ascii="Arial" w:hAnsi="Arial"/>
      <w:sz w:val="24"/>
    </w:rPr>
  </w:style>
  <w:style w:type="character" w:styleId="Hyperlink">
    <w:name w:val="Hyperlink"/>
    <w:basedOn w:val="DefaultParagraphFont"/>
    <w:uiPriority w:val="99"/>
    <w:unhideWhenUsed/>
    <w:rsid w:val="00F83326"/>
    <w:rPr>
      <w:color w:val="0563C1" w:themeColor="hyperlink"/>
      <w:u w:val="single"/>
    </w:rPr>
  </w:style>
  <w:style w:type="paragraph" w:styleId="ListBullet">
    <w:name w:val="List Bullet"/>
    <w:basedOn w:val="Normal"/>
    <w:uiPriority w:val="99"/>
    <w:unhideWhenUsed/>
    <w:rsid w:val="00637D76"/>
    <w:pPr>
      <w:numPr>
        <w:numId w:val="3"/>
      </w:numPr>
      <w:spacing w:after="200" w:line="276" w:lineRule="auto"/>
      <w:contextualSpacing/>
    </w:pPr>
  </w:style>
  <w:style w:type="paragraph" w:styleId="NormalWeb">
    <w:name w:val="Normal (Web)"/>
    <w:basedOn w:val="Normal"/>
    <w:uiPriority w:val="99"/>
    <w:semiHidden/>
    <w:unhideWhenUsed/>
    <w:rsid w:val="00B124B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22139"/>
    <w:pPr>
      <w:ind w:left="720"/>
      <w:contextualSpacing/>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styleId="NoSpacing">
    <w:name w:val="No Spacing"/>
    <w:uiPriority w:val="1"/>
    <w:qFormat/>
    <w:rsid w:val="00EB3282"/>
    <w:pPr>
      <w:spacing w:after="0" w:line="240" w:lineRule="auto"/>
    </w:pPr>
  </w:style>
  <w:style w:type="paragraph" w:styleId="Revision">
    <w:name w:val="Revision"/>
    <w:hidden/>
    <w:uiPriority w:val="99"/>
    <w:semiHidden/>
    <w:rsid w:val="00AA58FA"/>
    <w:pPr>
      <w:spacing w:after="0" w:line="240" w:lineRule="auto"/>
    </w:pPr>
  </w:style>
  <w:style w:type="paragraph" w:styleId="CommentSubject">
    <w:name w:val="annotation subject"/>
    <w:basedOn w:val="CommentText"/>
    <w:next w:val="CommentText"/>
    <w:link w:val="CommentSubjectChar"/>
    <w:uiPriority w:val="99"/>
    <w:semiHidden/>
    <w:unhideWhenUsed/>
    <w:rsid w:val="00A06BA1"/>
    <w:pPr>
      <w:spacing w:after="160"/>
    </w:pPr>
    <w:rPr>
      <w:b/>
      <w:bCs/>
    </w:rPr>
  </w:style>
  <w:style w:type="character" w:customStyle="1" w:styleId="CommentSubjectChar">
    <w:name w:val="Comment Subject Char"/>
    <w:basedOn w:val="CommentTextChar"/>
    <w:link w:val="CommentSubject"/>
    <w:uiPriority w:val="99"/>
    <w:semiHidden/>
    <w:rsid w:val="00A06BA1"/>
    <w:rPr>
      <w:rFonts w:ascii="Calibri" w:eastAsia="Calibri" w:hAnsi="Calibri"/>
      <w:b/>
      <w:bCs/>
      <w:sz w:val="20"/>
      <w:szCs w:val="20"/>
    </w:rPr>
  </w:style>
  <w:style w:type="character" w:styleId="UnresolvedMention">
    <w:name w:val="Unresolved Mention"/>
    <w:basedOn w:val="DefaultParagraphFont"/>
    <w:uiPriority w:val="99"/>
    <w:semiHidden/>
    <w:unhideWhenUsed/>
    <w:rsid w:val="009E7092"/>
    <w:rPr>
      <w:color w:val="605E5C"/>
      <w:shd w:val="clear" w:color="auto" w:fill="E1DFDD"/>
    </w:rPr>
  </w:style>
  <w:style w:type="character" w:styleId="Strong">
    <w:name w:val="Strong"/>
    <w:basedOn w:val="DefaultParagraphFont"/>
    <w:uiPriority w:val="22"/>
    <w:qFormat/>
    <w:rsid w:val="00EC55AB"/>
    <w:rPr>
      <w:b/>
      <w:bCs/>
    </w:rPr>
  </w:style>
  <w:style w:type="table" w:styleId="PlainTable1">
    <w:name w:val="Plain Table 1"/>
    <w:basedOn w:val="TableNormal"/>
    <w:uiPriority w:val="41"/>
    <w:rsid w:val="00E45F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E45FB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E45FB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thegef.org/projects-operations/projects/10278" TargetMode="External"/><Relationship Id="rId2" Type="http://schemas.openxmlformats.org/officeDocument/2006/relationships/image" Target="media/image5.png"/><Relationship Id="rId1" Type="http://schemas.openxmlformats.org/officeDocument/2006/relationships/hyperlink" Target="https://tttfp.org/corridors/central-corridor-2/" TargetMode="External"/><Relationship Id="rId5" Type="http://schemas.openxmlformats.org/officeDocument/2006/relationships/hyperlink" Target="https://open.enabel.be/en/TZA/2730/p/port-of-dar-es-salaam-transport-and-trade-improvement-project-t-gate-tanzania-gateway-for-transport-trade-and-environment.html" TargetMode="External"/><Relationship Id="rId4" Type="http://schemas.openxmlformats.org/officeDocument/2006/relationships/hyperlink" Target="https://www.thegef.org/projects-operations/projects/11518"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mailto:annika.berlin@un.org" TargetMode="External"/><Relationship Id="rId26" Type="http://schemas.openxmlformats.org/officeDocument/2006/relationships/hyperlink" Target="mailto:kmwandoe@gmail.com" TargetMode="External"/><Relationship Id="rId21" Type="http://schemas.openxmlformats.org/officeDocument/2006/relationships/hyperlink" Target="mailto:rachieng@eachq.org" TargetMode="External"/><Relationship Id="rId34" Type="http://schemas.openxmlformats.org/officeDocument/2006/relationships/hyperlink" Target="mailto:immynyamzy@yahoo.com" TargetMode="Externa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yperlink" Target="mailto:racheal.wanyamawi@transport.go.ke" TargetMode="External"/><Relationship Id="rId33" Type="http://schemas.openxmlformats.org/officeDocument/2006/relationships/hyperlink" Target="mailto:karim50kib@yahoo.com"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mailto:lisinge@un.org" TargetMode="External"/><Relationship Id="rId29" Type="http://schemas.openxmlformats.org/officeDocument/2006/relationships/hyperlink" Target="mailto:gideon_oele@yahoo.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mailto:jrlindodina@gmail.com" TargetMode="External"/><Relationship Id="rId32" Type="http://schemas.openxmlformats.org/officeDocument/2006/relationships/hyperlink" Target="mailto:kambi.augustino@uchukuzi.go.tz" TargetMode="External"/><Relationship Id="rId37" Type="http://schemas.openxmlformats.org/officeDocument/2006/relationships/theme" Target="theme/theme1.xml"/><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hyperlink" Target="mailto:g.muhumuza@eacreee.org" TargetMode="External"/><Relationship Id="rId28" Type="http://schemas.openxmlformats.org/officeDocument/2006/relationships/hyperlink" Target="mailto:cotwack@gmail.com" TargetMode="External"/><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mailto:akumu@un.org" TargetMode="External"/><Relationship Id="rId31" Type="http://schemas.openxmlformats.org/officeDocument/2006/relationships/hyperlink" Target="mailto:ladotangun@gmail.com" TargetMode="External"/><Relationship Id="rId4" Type="http://schemas.openxmlformats.org/officeDocument/2006/relationships/styles" Target="style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hyperlink" Target="mailto:genzama@eachq.org" TargetMode="External"/><Relationship Id="rId27" Type="http://schemas.openxmlformats.org/officeDocument/2006/relationships/hyperlink" Target="mailto:kmwandoe@roads.go.ke" TargetMode="External"/><Relationship Id="rId30" Type="http://schemas.openxmlformats.org/officeDocument/2006/relationships/hyperlink" Target="mailto:eliakumu@gmail.com"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YbumXTGucJA9hl+f3hkk165Vw==">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767FFF-D01D-4F1C-A08F-26736ADF57F7}">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1415</TotalTime>
  <Pages>47</Pages>
  <Words>11117</Words>
  <Characters>63369</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Kenneth Nyangweso</cp:lastModifiedBy>
  <cp:revision>78</cp:revision>
  <dcterms:created xsi:type="dcterms:W3CDTF">2026-09-29T11:58:00Z</dcterms:created>
  <dcterms:modified xsi:type="dcterms:W3CDTF">2026-10-06T08:44:00Z</dcterms:modified>
</cp:coreProperties>
</file>